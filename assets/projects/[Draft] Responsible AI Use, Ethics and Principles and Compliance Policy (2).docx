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b w:val="0"/>
        </w:rPr>
      </w:pPr>
      <w:bookmarkStart w:colFirst="0" w:colLast="0" w:name="_gjdgxs" w:id="0"/>
      <w:bookmarkEnd w:id="0"/>
      <w:r w:rsidDel="00000000" w:rsidR="00000000" w:rsidRPr="00000000">
        <w:rPr>
          <w:b w:val="0"/>
          <w:rtl w:val="0"/>
        </w:rPr>
        <w:t xml:space="preserve">  </w:t>
      </w:r>
      <w:r w:rsidDel="00000000" w:rsidR="00000000" w:rsidRPr="00000000">
        <w:rPr>
          <w:rtl w:val="0"/>
        </w:rPr>
        <w:t xml:space="preserve">ARTIFICIAL INTELLIGENCE POLICY </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tbl>
      <w:tblPr>
        <w:tblStyle w:val="Table1"/>
        <w:tblW w:w="975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2715"/>
        <w:gridCol w:w="7035"/>
        <w:tblGridChange w:id="0">
          <w:tblGrid>
            <w:gridCol w:w="2715"/>
            <w:gridCol w:w="7035"/>
          </w:tblGrid>
        </w:tblGridChange>
      </w:tblGrid>
      <w:tr>
        <w:trPr>
          <w:cantSplit w:val="0"/>
          <w:trHeight w:val="1020" w:hRule="atLeast"/>
          <w:tblHeader w:val="0"/>
        </w:trPr>
        <w:tc>
          <w:tcPr>
            <w:gridSpan w:val="2"/>
            <w:tcBorders>
              <w:top w:color="666666" w:space="0" w:sz="8" w:val="single"/>
              <w:left w:color="666666" w:space="0" w:sz="8" w:val="single"/>
              <w:bottom w:color="666666" w:space="0" w:sz="8" w:val="single"/>
              <w:right w:color="666666" w:space="0" w:sz="8" w:val="single"/>
            </w:tcBorders>
            <w:shd w:fill="434343" w:val="clear"/>
            <w:tcMar>
              <w:top w:w="40.0" w:type="dxa"/>
              <w:left w:w="40.0" w:type="dxa"/>
              <w:bottom w:w="40.0" w:type="dxa"/>
              <w:right w:w="40.0" w:type="dxa"/>
            </w:tcMar>
            <w:vAlign w:val="center"/>
          </w:tcPr>
          <w:p w:rsidR="00000000" w:rsidDel="00000000" w:rsidP="00000000" w:rsidRDefault="00000000" w:rsidRPr="00000000" w14:paraId="00000003">
            <w:pPr>
              <w:pStyle w:val="Heading1"/>
              <w:spacing w:after="0" w:line="240" w:lineRule="auto"/>
              <w:jc w:val="center"/>
              <w:rPr/>
            </w:pPr>
            <w:bookmarkStart w:colFirst="0" w:colLast="0" w:name="_30j0zll" w:id="1"/>
            <w:bookmarkEnd w:id="1"/>
            <w:r w:rsidDel="00000000" w:rsidR="00000000" w:rsidRPr="00000000">
              <w:rPr>
                <w:rtl w:val="0"/>
              </w:rPr>
              <w:t xml:space="preserve">Overview</w:t>
            </w:r>
          </w:p>
          <w:p w:rsidR="00000000" w:rsidDel="00000000" w:rsidP="00000000" w:rsidRDefault="00000000" w:rsidRPr="00000000" w14:paraId="00000004">
            <w:pPr>
              <w:spacing w:after="0" w:line="240" w:lineRule="auto"/>
              <w:rPr/>
            </w:pPr>
            <w:r w:rsidDel="00000000" w:rsidR="00000000" w:rsidRPr="00000000">
              <w:rPr>
                <w:rtl w:val="0"/>
              </w:rPr>
            </w:r>
          </w:p>
        </w:tc>
      </w:tr>
      <w:tr>
        <w:trPr>
          <w:cantSplit w:val="0"/>
          <w:trHeight w:val="79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06">
            <w:pPr>
              <w:spacing w:after="0" w:line="240" w:lineRule="auto"/>
              <w:rPr/>
            </w:pPr>
            <w:r w:rsidDel="00000000" w:rsidR="00000000" w:rsidRPr="00000000">
              <w:rPr>
                <w:rtl w:val="0"/>
              </w:rPr>
              <w:t xml:space="preserve">Purpose</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07">
            <w:pPr>
              <w:spacing w:after="0" w:line="240" w:lineRule="auto"/>
              <w:rPr/>
            </w:pPr>
            <w:r w:rsidDel="00000000" w:rsidR="00000000" w:rsidRPr="00000000">
              <w:rPr>
                <w:rtl w:val="0"/>
              </w:rPr>
              <w:t xml:space="preserve">To establish a comprehensive framework for the ethical, responsible, and compliant use of Artificial Intelligence technologies at Valenture Institute, ensuring alignment with our core values, legal obligations, and commitment to stakeholder trust. This policy aims to empower Staff Members to leverage approved AI tools for innovation and efficiency while implementing strict guardrails to mitigate risks.</w:t>
            </w:r>
          </w:p>
        </w:tc>
      </w:tr>
      <w:tr>
        <w:trPr>
          <w:cantSplit w:val="0"/>
          <w:trHeight w:val="79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08">
            <w:pPr>
              <w:spacing w:after="0" w:line="240" w:lineRule="auto"/>
              <w:rPr/>
            </w:pPr>
            <w:r w:rsidDel="00000000" w:rsidR="00000000" w:rsidRPr="00000000">
              <w:rPr>
                <w:rtl w:val="0"/>
              </w:rPr>
              <w:t xml:space="preserve">Custodian </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09">
            <w:pPr>
              <w:spacing w:after="0" w:line="240" w:lineRule="auto"/>
              <w:rPr/>
            </w:pPr>
            <w:r w:rsidDel="00000000" w:rsidR="00000000" w:rsidRPr="00000000">
              <w:rPr>
                <w:rtl w:val="0"/>
              </w:rPr>
              <w:t xml:space="preserve">IT Services Manager</w:t>
            </w:r>
          </w:p>
        </w:tc>
      </w:tr>
      <w:tr>
        <w:trPr>
          <w:cantSplit w:val="0"/>
          <w:trHeight w:val="79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0A">
            <w:pPr>
              <w:spacing w:after="0" w:line="240" w:lineRule="auto"/>
              <w:rPr/>
            </w:pPr>
            <w:r w:rsidDel="00000000" w:rsidR="00000000" w:rsidRPr="00000000">
              <w:rPr>
                <w:rtl w:val="0"/>
              </w:rPr>
              <w:t xml:space="preserve">Approval Authority</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0B">
            <w:pPr>
              <w:spacing w:after="0" w:line="240" w:lineRule="auto"/>
              <w:rPr/>
            </w:pPr>
            <w:r w:rsidDel="00000000" w:rsidR="00000000" w:rsidRPr="00000000">
              <w:rPr>
                <w:rtl w:val="0"/>
              </w:rPr>
              <w:t xml:space="preserve">Executive Committee</w:t>
            </w:r>
          </w:p>
        </w:tc>
      </w:tr>
      <w:tr>
        <w:trPr>
          <w:cantSplit w:val="0"/>
          <w:trHeight w:val="79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0C">
            <w:pPr>
              <w:spacing w:after="0" w:line="240" w:lineRule="auto"/>
              <w:rPr/>
            </w:pPr>
            <w:r w:rsidDel="00000000" w:rsidR="00000000" w:rsidRPr="00000000">
              <w:rPr>
                <w:rtl w:val="0"/>
              </w:rPr>
              <w:t xml:space="preserve">Version History</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0D">
            <w:pPr>
              <w:spacing w:after="0" w:line="240" w:lineRule="auto"/>
              <w:rPr/>
            </w:pPr>
            <w:r w:rsidDel="00000000" w:rsidR="00000000" w:rsidRPr="00000000">
              <w:rPr>
                <w:rtl w:val="0"/>
              </w:rPr>
              <w:t xml:space="preserve">Version 1</w:t>
            </w:r>
          </w:p>
        </w:tc>
      </w:tr>
      <w:tr>
        <w:trPr>
          <w:cantSplit w:val="0"/>
          <w:trHeight w:val="79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0E">
            <w:pPr>
              <w:spacing w:after="0" w:line="240" w:lineRule="auto"/>
              <w:rPr/>
            </w:pPr>
            <w:r w:rsidDel="00000000" w:rsidR="00000000" w:rsidRPr="00000000">
              <w:rPr>
                <w:rtl w:val="0"/>
              </w:rPr>
              <w:t xml:space="preserve">Key Stakeholders</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0F">
            <w:pPr>
              <w:spacing w:after="0" w:line="240" w:lineRule="auto"/>
              <w:rPr/>
            </w:pPr>
            <w:r w:rsidDel="00000000" w:rsidR="00000000" w:rsidRPr="00000000">
              <w:rPr>
                <w:rtl w:val="0"/>
              </w:rPr>
              <w:t xml:space="preserve">Senior Leadership Team</w:t>
            </w:r>
          </w:p>
          <w:p w:rsidR="00000000" w:rsidDel="00000000" w:rsidP="00000000" w:rsidRDefault="00000000" w:rsidRPr="00000000" w14:paraId="00000010">
            <w:pPr>
              <w:spacing w:after="0" w:line="240" w:lineRule="auto"/>
              <w:rPr/>
            </w:pPr>
            <w:r w:rsidDel="00000000" w:rsidR="00000000" w:rsidRPr="00000000">
              <w:rPr>
                <w:rtl w:val="0"/>
              </w:rPr>
              <w:t xml:space="preserve">Head of Talent/HRBP</w:t>
            </w:r>
          </w:p>
          <w:p w:rsidR="00000000" w:rsidDel="00000000" w:rsidP="00000000" w:rsidRDefault="00000000" w:rsidRPr="00000000" w14:paraId="00000011">
            <w:pPr>
              <w:spacing w:after="0" w:line="240" w:lineRule="auto"/>
              <w:rPr/>
            </w:pPr>
            <w:r w:rsidDel="00000000" w:rsidR="00000000" w:rsidRPr="00000000">
              <w:rPr>
                <w:rtl w:val="0"/>
              </w:rPr>
              <w:t xml:space="preserve">Governance Manager</w:t>
            </w:r>
          </w:p>
        </w:tc>
      </w:tr>
      <w:tr>
        <w:trPr>
          <w:cantSplit w:val="0"/>
          <w:trHeight w:val="79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12">
            <w:pPr>
              <w:spacing w:after="0" w:line="240" w:lineRule="auto"/>
              <w:rPr/>
            </w:pPr>
            <w:r w:rsidDel="00000000" w:rsidR="00000000" w:rsidRPr="00000000">
              <w:rPr>
                <w:rtl w:val="0"/>
              </w:rPr>
              <w:t xml:space="preserve">Key resources</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13">
            <w:pPr>
              <w:spacing w:after="0" w:line="240" w:lineRule="auto"/>
              <w:rPr/>
            </w:pPr>
            <w:r w:rsidDel="00000000" w:rsidR="00000000" w:rsidRPr="00000000">
              <w:rPr>
                <w:rtl w:val="0"/>
              </w:rPr>
              <w:t xml:space="preserve">Link to other resources here</w:t>
            </w:r>
          </w:p>
        </w:tc>
      </w:tr>
    </w:tbl>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sz w:val="2"/>
          <w:szCs w:val="2"/>
        </w:rPr>
      </w:pPr>
      <w:r w:rsidDel="00000000" w:rsidR="00000000" w:rsidRPr="00000000">
        <w:rPr>
          <w:rtl w:val="0"/>
        </w:rPr>
      </w:r>
    </w:p>
    <w:sdt>
      <w:sdtPr>
        <w:id w:val="121084275"/>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Overview</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fcxcprxdon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 and Foundational Principles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o5o8ia2s7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Introduction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dzqm21ob5j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Purpose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qxv5n9wxvl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Scope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33pxrx1q9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Relationship to Core IT Policy</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g06dfr4qsg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Core Ethical Principles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yyf8jdofswj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1.5.1. Human Centricity and Augmentation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jcxupdb0tvt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1.4.2. Accountability and Responsibility</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xy9agx9d90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1.4.3. Transparency and Explainability</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lemrmu3y6x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1.4.4. Fairness and Equity</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gr88gkqypk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1.4.5. Security and Privacy</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9g71qne68el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AI Governance and Oversight</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3l1vnqbjb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The AI Ethics Committee (AIEC)</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w5d41nbh2ne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Role and Responsibilities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omh6lnivywz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Composition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rgo6l9hhpz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Roles and Responsibilities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bk22eeyfjd9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General Responsibilities for All Staff Members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xmxqg85rcc9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Data Protection and Confidentiality</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tzvpdfvc9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Human Oversight and Verification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92ir41lr6v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Transparency and Disclosure</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1xxmecb1ah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Security and Access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e93k93xyaz5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Mandatory Training</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7pa15148vr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Mindful Usage and Mitigating Dependency</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wgy269sm0dh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Guidelines for Approved AI Tools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xte4rpsj9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Google Gemini (within Google Workspace for Education)</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m75efdxts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ChatGPT Teams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1gffzqh5af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GitLab Duo</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5d5eiq2i4ha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Prohibited Uses and Restrictions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kbzvbhg4wu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Prohibition on Final Automated Decision-Making</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fgluv23ltx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Academic and Professional Integrity</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pf1mycso2d1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Unauthorised Activities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flv0cz6blhl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Compliance, Risk Management, and Legal Considerations</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bcz2catdip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Compliance with POPIA and GDPR</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70627px5hi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Personal Information Impact Assessments (PIIA)</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gchihhpyuul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Incident Reporting</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w9ahgfprgk9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Policy Enforcement and Review</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y24yb7mpq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Non-Compliance</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ui0yj5vvq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Policy Review Process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after="80" w:lineRule="auto"/>
        <w:ind w:left="283.46456692913387" w:hanging="360"/>
        <w:rPr/>
      </w:pPr>
      <w:bookmarkStart w:colFirst="0" w:colLast="0" w:name="_ifcxcprxdon1" w:id="2"/>
      <w:bookmarkEnd w:id="2"/>
      <w:r w:rsidDel="00000000" w:rsidR="00000000" w:rsidRPr="00000000">
        <w:rPr>
          <w:rtl w:val="0"/>
        </w:rPr>
        <w:t xml:space="preserve">1. Introduction and Foundational Principles</w:t>
      </w:r>
    </w:p>
    <w:p w:rsidR="00000000" w:rsidDel="00000000" w:rsidP="00000000" w:rsidRDefault="00000000" w:rsidRPr="00000000" w14:paraId="00000044">
      <w:pPr>
        <w:pStyle w:val="Heading2"/>
        <w:keepNext w:val="0"/>
        <w:keepLines w:val="0"/>
        <w:spacing w:before="280" w:lineRule="auto"/>
        <w:ind w:left="283.46456692913387" w:hanging="360"/>
        <w:rPr/>
      </w:pPr>
      <w:bookmarkStart w:colFirst="0" w:colLast="0" w:name="_so5o8ia2s7bk" w:id="3"/>
      <w:bookmarkEnd w:id="3"/>
      <w:r w:rsidDel="00000000" w:rsidR="00000000" w:rsidRPr="00000000">
        <w:rPr>
          <w:rtl w:val="0"/>
        </w:rPr>
        <w:t xml:space="preserve">1.1. Introduction</w:t>
      </w:r>
    </w:p>
    <w:p w:rsidR="00000000" w:rsidDel="00000000" w:rsidP="00000000" w:rsidRDefault="00000000" w:rsidRPr="00000000" w14:paraId="00000045">
      <w:pPr>
        <w:spacing w:after="0" w:line="276" w:lineRule="auto"/>
        <w:ind w:right="5.669291338583093"/>
        <w:rPr/>
      </w:pPr>
      <w:r w:rsidDel="00000000" w:rsidR="00000000" w:rsidRPr="00000000">
        <w:rPr>
          <w:rtl w:val="0"/>
        </w:rPr>
        <w:t xml:space="preserve">Artificial Intelligence (“AI”) refers to the development of computer systems that can perform tasks that would typically require human intelligence. This includes visual perception, speech recognition, decision-making, and natural language processing. AI can process lots of information faster and better than humans. In the education sector, AI offers new opportunities to enhance engagement,  improve access, reduce education costs, and create more compelling and personalised learning experiences. As with most new technologies however, AI also introduces a new set of challenges that all stakeholders need to grapple with. </w:t>
      </w:r>
    </w:p>
    <w:p w:rsidR="00000000" w:rsidDel="00000000" w:rsidP="00000000" w:rsidRDefault="00000000" w:rsidRPr="00000000" w14:paraId="00000046">
      <w:pPr>
        <w:spacing w:after="0" w:line="276" w:lineRule="auto"/>
        <w:ind w:right="5.669291338583093"/>
        <w:rPr/>
      </w:pPr>
      <w:r w:rsidDel="00000000" w:rsidR="00000000" w:rsidRPr="00000000">
        <w:rPr>
          <w:rtl w:val="0"/>
        </w:rPr>
      </w:r>
    </w:p>
    <w:p w:rsidR="00000000" w:rsidDel="00000000" w:rsidP="00000000" w:rsidRDefault="00000000" w:rsidRPr="00000000" w14:paraId="00000047">
      <w:pPr>
        <w:spacing w:after="0" w:line="276" w:lineRule="auto"/>
        <w:ind w:right="5.669291338583093"/>
        <w:rPr/>
      </w:pPr>
      <w:r w:rsidDel="00000000" w:rsidR="00000000" w:rsidRPr="00000000">
        <w:rPr>
          <w:rtl w:val="0"/>
        </w:rPr>
        <w:t xml:space="preserve">Valenture Institute recognises AI as a tool to support our staff, helping us improve efficiency, encourage innovation in education, and strengthen human capabilities.  We thus aim to responsibly leverage the positive potential of AI technologies for the benefit of our learners, whilst creating awareness of and mitigating the risks associated with its (mis)use. The use of AI is not intended to replace human judgment, critical thinking or accountability.</w:t>
      </w:r>
      <w:r w:rsidDel="00000000" w:rsidR="00000000" w:rsidRPr="00000000">
        <w:rPr>
          <w:rtl w:val="0"/>
        </w:rPr>
      </w:r>
    </w:p>
    <w:p w:rsidR="00000000" w:rsidDel="00000000" w:rsidP="00000000" w:rsidRDefault="00000000" w:rsidRPr="00000000" w14:paraId="00000048">
      <w:pPr>
        <w:keepNext w:val="0"/>
        <w:keepLines w:val="0"/>
        <w:spacing w:before="280" w:lineRule="auto"/>
        <w:ind w:left="283.46456692913387" w:hanging="360"/>
        <w:rPr>
          <w:sz w:val="2"/>
          <w:szCs w:val="2"/>
        </w:rPr>
      </w:pPr>
      <w:r w:rsidDel="00000000" w:rsidR="00000000" w:rsidRPr="00000000">
        <w:rPr>
          <w:rtl w:val="0"/>
        </w:rPr>
      </w:r>
    </w:p>
    <w:p w:rsidR="00000000" w:rsidDel="00000000" w:rsidP="00000000" w:rsidRDefault="00000000" w:rsidRPr="00000000" w14:paraId="00000049">
      <w:pPr>
        <w:pStyle w:val="Heading2"/>
        <w:keepNext w:val="0"/>
        <w:keepLines w:val="0"/>
        <w:spacing w:before="280" w:lineRule="auto"/>
        <w:ind w:left="283.46456692913387" w:hanging="360"/>
        <w:rPr/>
      </w:pPr>
      <w:bookmarkStart w:colFirst="0" w:colLast="0" w:name="_mdzqm21ob5jk" w:id="4"/>
      <w:bookmarkEnd w:id="4"/>
      <w:r w:rsidDel="00000000" w:rsidR="00000000" w:rsidRPr="00000000">
        <w:rPr>
          <w:rtl w:val="0"/>
        </w:rPr>
        <w:t xml:space="preserve">1.2.  Purpose</w:t>
      </w:r>
    </w:p>
    <w:p w:rsidR="00000000" w:rsidDel="00000000" w:rsidP="00000000" w:rsidRDefault="00000000" w:rsidRPr="00000000" w14:paraId="0000004A">
      <w:pPr>
        <w:spacing w:after="240" w:before="240" w:lineRule="auto"/>
        <w:rPr/>
      </w:pPr>
      <w:r w:rsidDel="00000000" w:rsidR="00000000" w:rsidRPr="00000000">
        <w:rPr>
          <w:rtl w:val="0"/>
        </w:rPr>
        <w:t xml:space="preserve">Valenture Institute operates in the dynamic field of online education, a sector that inherently processes large volumes of data, including sensitive Personal Information belonging to learners, who are often minors. This context demands a uniquely cautious and principled approach to adopting new technologies. The primary purpose of this policy is therefore to provide a robust framework that allows our team to explore the benefits of AI while upholding our paramount commitments to data protection, ethical conduct, and the trust placed in us by our learners and their guardians. This policy  is designed to navigate both the opportunities and risks presented by AI, ensuring that our adoption of these technologies is thoughtful, ethical, and aligned with our core mission to provide transformative and accessible online education. It</w:t>
      </w:r>
      <w:r w:rsidDel="00000000" w:rsidR="00000000" w:rsidRPr="00000000">
        <w:rPr>
          <w:rtl w:val="0"/>
        </w:rPr>
        <w:t xml:space="preserve"> aims to promote responsible and ethical use of AI at Valenture Institute. It sets out how the staff members should use AI responsibly.</w:t>
      </w:r>
    </w:p>
    <w:p w:rsidR="00000000" w:rsidDel="00000000" w:rsidP="00000000" w:rsidRDefault="00000000" w:rsidRPr="00000000" w14:paraId="0000004B">
      <w:pPr>
        <w:spacing w:after="240" w:before="240" w:lineRule="auto"/>
        <w:rPr>
          <w:sz w:val="6"/>
          <w:szCs w:val="6"/>
        </w:rPr>
      </w:pPr>
      <w:r w:rsidDel="00000000" w:rsidR="00000000" w:rsidRPr="00000000">
        <w:rPr>
          <w:rtl w:val="0"/>
        </w:rPr>
      </w:r>
    </w:p>
    <w:p w:rsidR="00000000" w:rsidDel="00000000" w:rsidP="00000000" w:rsidRDefault="00000000" w:rsidRPr="00000000" w14:paraId="0000004C">
      <w:pPr>
        <w:pStyle w:val="Heading2"/>
        <w:keepNext w:val="0"/>
        <w:keepLines w:val="0"/>
        <w:spacing w:before="280" w:lineRule="auto"/>
        <w:ind w:left="283.46456692913387" w:hanging="360"/>
        <w:rPr/>
      </w:pPr>
      <w:bookmarkStart w:colFirst="0" w:colLast="0" w:name="_1qxv5n9wxvlp" w:id="5"/>
      <w:bookmarkEnd w:id="5"/>
      <w:r w:rsidDel="00000000" w:rsidR="00000000" w:rsidRPr="00000000">
        <w:rPr>
          <w:rtl w:val="0"/>
        </w:rPr>
        <w:t xml:space="preserve">1.3. Scope </w:t>
      </w:r>
    </w:p>
    <w:p w:rsidR="00000000" w:rsidDel="00000000" w:rsidP="00000000" w:rsidRDefault="00000000" w:rsidRPr="00000000" w14:paraId="0000004D">
      <w:pPr>
        <w:spacing w:after="240" w:before="240" w:lineRule="auto"/>
        <w:rPr/>
      </w:pPr>
      <w:r w:rsidDel="00000000" w:rsidR="00000000" w:rsidRPr="00000000">
        <w:rPr>
          <w:rtl w:val="0"/>
        </w:rPr>
        <w:t xml:space="preserve">This policy is applicable to all Valenture Institute and by extension, UCT Online High School employees, contractors, and external parties who use, interact with, or manage any AI system in the context of their work for or on behalf of the company.</w:t>
      </w:r>
    </w:p>
    <w:p w:rsidR="00000000" w:rsidDel="00000000" w:rsidP="00000000" w:rsidRDefault="00000000" w:rsidRPr="00000000" w14:paraId="0000004E">
      <w:pPr>
        <w:spacing w:after="240" w:before="240" w:lineRule="auto"/>
        <w:rPr/>
      </w:pPr>
      <w:r w:rsidDel="00000000" w:rsidR="00000000" w:rsidRPr="00000000">
        <w:rPr>
          <w:rtl w:val="0"/>
        </w:rPr>
        <w:t xml:space="preserve">The policy’s scope encompasses all forms and applications of AI, including but not limited to generative AI platforms, machine learning models, and AI-powered features embedded within third-party software and internal systems. It provides specific governance for the use of company approved AI tools, which are not limited to the following: </w:t>
      </w:r>
    </w:p>
    <w:p w:rsidR="00000000" w:rsidDel="00000000" w:rsidP="00000000" w:rsidRDefault="00000000" w:rsidRPr="00000000" w14:paraId="0000004F">
      <w:pPr>
        <w:numPr>
          <w:ilvl w:val="0"/>
          <w:numId w:val="15"/>
        </w:numPr>
        <w:spacing w:after="0" w:afterAutospacing="0" w:before="240" w:lineRule="auto"/>
        <w:ind w:left="720" w:hanging="360"/>
        <w:rPr/>
      </w:pPr>
      <w:r w:rsidDel="00000000" w:rsidR="00000000" w:rsidRPr="00000000">
        <w:rPr>
          <w:rtl w:val="0"/>
        </w:rPr>
        <w:t xml:space="preserve">Google Gemini (within the Google Workspace for Education environment)</w:t>
      </w:r>
    </w:p>
    <w:p w:rsidR="00000000" w:rsidDel="00000000" w:rsidP="00000000" w:rsidRDefault="00000000" w:rsidRPr="00000000" w14:paraId="00000050">
      <w:pPr>
        <w:numPr>
          <w:ilvl w:val="0"/>
          <w:numId w:val="15"/>
        </w:numPr>
        <w:spacing w:after="0" w:afterAutospacing="0" w:before="0" w:beforeAutospacing="0" w:lineRule="auto"/>
        <w:ind w:left="720" w:hanging="360"/>
        <w:rPr/>
      </w:pPr>
      <w:r w:rsidDel="00000000" w:rsidR="00000000" w:rsidRPr="00000000">
        <w:rPr>
          <w:rtl w:val="0"/>
        </w:rPr>
        <w:t xml:space="preserve">ChatGPT Teams</w:t>
      </w:r>
    </w:p>
    <w:p w:rsidR="00000000" w:rsidDel="00000000" w:rsidP="00000000" w:rsidRDefault="00000000" w:rsidRPr="00000000" w14:paraId="00000051">
      <w:pPr>
        <w:numPr>
          <w:ilvl w:val="0"/>
          <w:numId w:val="15"/>
        </w:numPr>
        <w:spacing w:after="240" w:before="0" w:beforeAutospacing="0" w:lineRule="auto"/>
        <w:ind w:left="720" w:hanging="360"/>
        <w:rPr/>
      </w:pPr>
      <w:r w:rsidDel="00000000" w:rsidR="00000000" w:rsidRPr="00000000">
        <w:rPr>
          <w:rtl w:val="0"/>
        </w:rPr>
        <w:t xml:space="preserve">GitLab Duo</w:t>
      </w:r>
    </w:p>
    <w:p w:rsidR="00000000" w:rsidDel="00000000" w:rsidP="00000000" w:rsidRDefault="00000000" w:rsidRPr="00000000" w14:paraId="00000052">
      <w:pPr>
        <w:spacing w:after="240" w:before="240" w:lineRule="auto"/>
        <w:rPr/>
      </w:pPr>
      <w:r w:rsidDel="00000000" w:rsidR="00000000" w:rsidRPr="00000000">
        <w:rPr>
          <w:rtl w:val="0"/>
        </w:rPr>
        <w:t xml:space="preserve">The above list of AI tools is not exhaustive and staff members can utilise any other AI tool provided that such a tool complies with this policy and the company’s rigorous security, privacy and ethical vetting processes. When unsure about the acceptability of a specific AI tool, a staff must first seek guidance from the IT Services Manager. </w:t>
      </w:r>
    </w:p>
    <w:p w:rsidR="00000000" w:rsidDel="00000000" w:rsidP="00000000" w:rsidRDefault="00000000" w:rsidRPr="00000000" w14:paraId="00000053">
      <w:pPr>
        <w:pStyle w:val="Heading2"/>
        <w:keepNext w:val="0"/>
        <w:keepLines w:val="0"/>
        <w:spacing w:before="280" w:lineRule="auto"/>
        <w:ind w:left="283.46456692913387" w:hanging="360"/>
        <w:rPr/>
      </w:pPr>
      <w:bookmarkStart w:colFirst="0" w:colLast="0" w:name="_f33pxrx1q9dt" w:id="6"/>
      <w:bookmarkEnd w:id="6"/>
      <w:r w:rsidDel="00000000" w:rsidR="00000000" w:rsidRPr="00000000">
        <w:rPr>
          <w:rtl w:val="0"/>
        </w:rPr>
        <w:t xml:space="preserve">1.4. Relationship to Core IT Policy</w:t>
      </w:r>
    </w:p>
    <w:p w:rsidR="00000000" w:rsidDel="00000000" w:rsidP="00000000" w:rsidRDefault="00000000" w:rsidRPr="00000000" w14:paraId="00000054">
      <w:pPr>
        <w:spacing w:after="240" w:before="240" w:lineRule="auto"/>
        <w:rPr/>
      </w:pPr>
      <w:r w:rsidDel="00000000" w:rsidR="00000000" w:rsidRPr="00000000">
        <w:rPr>
          <w:rtl w:val="0"/>
        </w:rPr>
        <w:t xml:space="preserve"> This AI Policy  does not replace but rather supplements and extends the existing Information Technology policy, providing specific governance for the unique challenges and characteristics of AI technologies. It must be read in conjunction with the Valenture Institute Technology and Applications Policy, as well as the IT Policy. When there is a contradiction between the three policies, Technology and Applications Policy will prevail. </w:t>
      </w:r>
    </w:p>
    <w:p w:rsidR="00000000" w:rsidDel="00000000" w:rsidP="00000000" w:rsidRDefault="00000000" w:rsidRPr="00000000" w14:paraId="00000055">
      <w:pPr>
        <w:spacing w:after="240" w:before="240" w:lineRule="auto"/>
        <w:rPr/>
      </w:pPr>
      <w:r w:rsidDel="00000000" w:rsidR="00000000" w:rsidRPr="00000000">
        <w:rPr>
          <w:rtl w:val="0"/>
        </w:rPr>
        <w:t xml:space="preserve">All provisions within the Technology and Applications Policy remain in full effect and apply directly to the use of AI systems. This includes, but is not limited to, the sections on Information Security, Data Protection Commitments, General Responsibilities of Staff Members, Equipment Usage, and Electronic Communication and Collaboration. Failure to comply with this AI Policy will be also considered a violation of the Technology and Applications Policy and will be addressed through the company's standard disciplinary framework.</w:t>
      </w:r>
    </w:p>
    <w:p w:rsidR="00000000" w:rsidDel="00000000" w:rsidP="00000000" w:rsidRDefault="00000000" w:rsidRPr="00000000" w14:paraId="00000056">
      <w:pPr>
        <w:pStyle w:val="Heading1"/>
        <w:keepNext w:val="0"/>
        <w:keepLines w:val="0"/>
        <w:spacing w:after="80" w:lineRule="auto"/>
        <w:ind w:left="283.46456692913387" w:hanging="360"/>
        <w:rPr/>
      </w:pPr>
      <w:bookmarkStart w:colFirst="0" w:colLast="0" w:name="_t1fyhxyd94le" w:id="7"/>
      <w:bookmarkEnd w:id="7"/>
      <w:r w:rsidDel="00000000" w:rsidR="00000000" w:rsidRPr="00000000">
        <w:rPr>
          <w:rtl w:val="0"/>
        </w:rPr>
        <w:t xml:space="preserve">2.  Values and Principles</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Our application and use of AI will be guided by the following values and principles. These principles are foundational to this policy, they form the basis for our AI governance framework and reflect our unwavering commitment to our learners, guardians as well as our staff.</w:t>
      </w:r>
    </w:p>
    <w:p w:rsidR="00000000" w:rsidDel="00000000" w:rsidP="00000000" w:rsidRDefault="00000000" w:rsidRPr="00000000" w14:paraId="00000058">
      <w:pPr>
        <w:pStyle w:val="Heading3"/>
        <w:keepNext w:val="0"/>
        <w:keepLines w:val="0"/>
        <w:spacing w:after="40" w:before="240" w:lineRule="auto"/>
        <w:ind w:left="283.46456692913387" w:hanging="283.46456692913387"/>
        <w:rPr>
          <w:color w:val="000000"/>
        </w:rPr>
      </w:pPr>
      <w:bookmarkStart w:colFirst="0" w:colLast="0" w:name="_yyf8jdofswj9" w:id="8"/>
      <w:bookmarkEnd w:id="8"/>
      <w:r w:rsidDel="00000000" w:rsidR="00000000" w:rsidRPr="00000000">
        <w:rPr>
          <w:color w:val="000000"/>
          <w:rtl w:val="0"/>
        </w:rPr>
        <w:t xml:space="preserve">2.1. Human Centricity and Augmentation</w:t>
      </w:r>
    </w:p>
    <w:p w:rsidR="00000000" w:rsidDel="00000000" w:rsidP="00000000" w:rsidRDefault="00000000" w:rsidRPr="00000000" w14:paraId="00000059">
      <w:pPr>
        <w:spacing w:after="240" w:before="240" w:lineRule="auto"/>
        <w:rPr/>
      </w:pPr>
      <w:r w:rsidDel="00000000" w:rsidR="00000000" w:rsidRPr="00000000">
        <w:rPr>
          <w:rtl w:val="0"/>
        </w:rPr>
        <w:t xml:space="preserve">AI is a tool to support and enhance human intellect, creativity, and critical judgment. It is not an independent decision maker. In all AI adoption decisions, we prioritise the well-being, independence, and educational development of our learners , as well as the professional growth of our staff. The final accountability for any work, communication, or decision remains with the human user, who must apply professional judgment and oversight</w:t>
      </w:r>
      <w:r w:rsidDel="00000000" w:rsidR="00000000" w:rsidRPr="00000000">
        <w:rPr>
          <w:rtl w:val="0"/>
        </w:rPr>
        <w:t xml:space="preserve">. Again, when in doubt the staff member must reach out to the IT Services Manager for guidance. </w:t>
      </w:r>
    </w:p>
    <w:p w:rsidR="00000000" w:rsidDel="00000000" w:rsidP="00000000" w:rsidRDefault="00000000" w:rsidRPr="00000000" w14:paraId="0000005A">
      <w:pPr>
        <w:pStyle w:val="Heading3"/>
        <w:keepNext w:val="0"/>
        <w:keepLines w:val="0"/>
        <w:spacing w:after="40" w:before="240" w:lineRule="auto"/>
        <w:ind w:left="283.46456692913387" w:hanging="360"/>
        <w:rPr>
          <w:color w:val="000000"/>
        </w:rPr>
      </w:pPr>
      <w:bookmarkStart w:colFirst="0" w:colLast="0" w:name="_jcxupdb0tvt5" w:id="9"/>
      <w:bookmarkEnd w:id="9"/>
      <w:r w:rsidDel="00000000" w:rsidR="00000000" w:rsidRPr="00000000">
        <w:rPr>
          <w:color w:val="000000"/>
          <w:rtl w:val="0"/>
        </w:rPr>
        <w:t xml:space="preserve">2.2. Accountability and Responsibility</w:t>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Valenture Institute and its staff are accountable for the outputs and consequences of the AI systems used in their work. An AI system itself cannot be held accountable,  responsibility is a uniquely human construct. We will establish clear lines of responsibility for AI system deployment and oversight. All AI-generated content that has a material impact must be reviewed, validated, and approved by a qualified human expert before its use or dissemination.</w:t>
      </w:r>
    </w:p>
    <w:p w:rsidR="00000000" w:rsidDel="00000000" w:rsidP="00000000" w:rsidRDefault="00000000" w:rsidRPr="00000000" w14:paraId="0000005C">
      <w:pPr>
        <w:pStyle w:val="Heading3"/>
        <w:keepNext w:val="0"/>
        <w:keepLines w:val="0"/>
        <w:spacing w:after="40" w:before="240" w:lineRule="auto"/>
        <w:ind w:left="283.46456692913387" w:hanging="283.46456692913387"/>
        <w:rPr/>
      </w:pPr>
      <w:bookmarkStart w:colFirst="0" w:colLast="0" w:name="_xy9agx9d903p" w:id="10"/>
      <w:bookmarkEnd w:id="10"/>
      <w:r w:rsidDel="00000000" w:rsidR="00000000" w:rsidRPr="00000000">
        <w:rPr>
          <w:rtl w:val="0"/>
        </w:rPr>
        <w:t xml:space="preserve">2</w:t>
      </w:r>
      <w:r w:rsidDel="00000000" w:rsidR="00000000" w:rsidRPr="00000000">
        <w:rPr>
          <w:rtl w:val="0"/>
        </w:rPr>
        <w:t xml:space="preserve">.3. </w:t>
      </w:r>
      <w:commentRangeStart w:id="0"/>
      <w:commentRangeStart w:id="1"/>
      <w:r w:rsidDel="00000000" w:rsidR="00000000" w:rsidRPr="00000000">
        <w:rPr>
          <w:rtl w:val="0"/>
        </w:rPr>
        <w:t xml:space="preserve">Transparency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and Explainability</w:t>
      </w:r>
    </w:p>
    <w:p w:rsidR="00000000" w:rsidDel="00000000" w:rsidP="00000000" w:rsidRDefault="00000000" w:rsidRPr="00000000" w14:paraId="0000005D">
      <w:pPr>
        <w:spacing w:after="240" w:before="240" w:lineRule="auto"/>
        <w:rPr/>
      </w:pPr>
      <w:r w:rsidDel="00000000" w:rsidR="00000000" w:rsidRPr="00000000">
        <w:rPr>
          <w:rtl w:val="0"/>
        </w:rPr>
        <w:t xml:space="preserve">We are committed to being transparent about our use of AI with all stakeholders. A staff member must be transparent and inform their line manager  when AI has been used  to generate work. In our procurement and development processes, we will favor AI systems whose operations and decision-making logic are understandable and explainable, particularly in applications that impact learners or staff members.</w:t>
      </w:r>
    </w:p>
    <w:p w:rsidR="00000000" w:rsidDel="00000000" w:rsidP="00000000" w:rsidRDefault="00000000" w:rsidRPr="00000000" w14:paraId="0000005E">
      <w:pPr>
        <w:pStyle w:val="Heading3"/>
        <w:keepNext w:val="0"/>
        <w:keepLines w:val="0"/>
        <w:spacing w:after="40" w:before="240" w:lineRule="auto"/>
        <w:ind w:left="-76.53543307086615" w:firstLine="76.53543307086615"/>
        <w:rPr/>
      </w:pPr>
      <w:bookmarkStart w:colFirst="0" w:colLast="0" w:name="_lemrmu3y6xy" w:id="11"/>
      <w:bookmarkEnd w:id="11"/>
      <w:r w:rsidDel="00000000" w:rsidR="00000000" w:rsidRPr="00000000">
        <w:rPr>
          <w:rtl w:val="0"/>
        </w:rPr>
        <w:t xml:space="preserve">2</w:t>
      </w:r>
      <w:r w:rsidDel="00000000" w:rsidR="00000000" w:rsidRPr="00000000">
        <w:rPr>
          <w:rtl w:val="0"/>
        </w:rPr>
        <w:t xml:space="preserve">.4. Fairness and Equity</w:t>
      </w:r>
    </w:p>
    <w:p w:rsidR="00000000" w:rsidDel="00000000" w:rsidP="00000000" w:rsidRDefault="00000000" w:rsidRPr="00000000" w14:paraId="0000005F">
      <w:pPr>
        <w:spacing w:after="240" w:before="240" w:lineRule="auto"/>
        <w:rPr/>
      </w:pPr>
      <w:r w:rsidDel="00000000" w:rsidR="00000000" w:rsidRPr="00000000">
        <w:rPr>
          <w:rtl w:val="0"/>
        </w:rPr>
        <w:t xml:space="preserve">We recognise that AI systems can reflect and amplify existing societal biases present in their training data. We will actively work to identify and mitigate harmful bias in the selection, implementation, and use of AI systems to ensure that no learner is disadvantaged. AI tools must not be used to create or perpetuate unfair, inequitable, or discriminatory outcomes against any individual or group, particularly within our diverse learner population. This principle is a direct extension of our mission to increase access to education and support all students equitably.</w:t>
      </w:r>
    </w:p>
    <w:p w:rsidR="00000000" w:rsidDel="00000000" w:rsidP="00000000" w:rsidRDefault="00000000" w:rsidRPr="00000000" w14:paraId="00000060">
      <w:pPr>
        <w:pStyle w:val="Heading3"/>
        <w:keepNext w:val="0"/>
        <w:keepLines w:val="0"/>
        <w:spacing w:after="40" w:before="240" w:lineRule="auto"/>
        <w:ind w:left="283.46456692913387" w:hanging="360"/>
        <w:rPr>
          <w:sz w:val="2"/>
          <w:szCs w:val="2"/>
        </w:rPr>
      </w:pPr>
      <w:bookmarkStart w:colFirst="0" w:colLast="0" w:name="_49mg91eouhq8" w:id="12"/>
      <w:bookmarkEnd w:id="12"/>
      <w:r w:rsidDel="00000000" w:rsidR="00000000" w:rsidRPr="00000000">
        <w:rPr>
          <w:rtl w:val="0"/>
        </w:rPr>
      </w:r>
    </w:p>
    <w:p w:rsidR="00000000" w:rsidDel="00000000" w:rsidP="00000000" w:rsidRDefault="00000000" w:rsidRPr="00000000" w14:paraId="00000061">
      <w:pPr>
        <w:pStyle w:val="Heading3"/>
        <w:keepNext w:val="0"/>
        <w:keepLines w:val="0"/>
        <w:spacing w:after="40" w:before="240" w:lineRule="auto"/>
        <w:ind w:left="0" w:firstLine="0"/>
        <w:rPr/>
      </w:pPr>
      <w:bookmarkStart w:colFirst="0" w:colLast="0" w:name="_gr88gkqypkyh" w:id="13"/>
      <w:bookmarkEnd w:id="13"/>
      <w:r w:rsidDel="00000000" w:rsidR="00000000" w:rsidRPr="00000000">
        <w:rPr>
          <w:rtl w:val="0"/>
        </w:rPr>
        <w:t xml:space="preserve">2</w:t>
      </w:r>
      <w:commentRangeStart w:id="2"/>
      <w:r w:rsidDel="00000000" w:rsidR="00000000" w:rsidRPr="00000000">
        <w:rPr>
          <w:rtl w:val="0"/>
        </w:rPr>
        <w:t xml:space="preserve">.5.</w:t>
      </w:r>
      <w:commentRangeEnd w:id="2"/>
      <w:r w:rsidDel="00000000" w:rsidR="00000000" w:rsidRPr="00000000">
        <w:commentReference w:id="2"/>
      </w:r>
      <w:r w:rsidDel="00000000" w:rsidR="00000000" w:rsidRPr="00000000">
        <w:rPr>
          <w:rtl w:val="0"/>
        </w:rPr>
        <w:t xml:space="preserve"> Security and Privacy</w:t>
      </w:r>
    </w:p>
    <w:p w:rsidR="00000000" w:rsidDel="00000000" w:rsidP="00000000" w:rsidRDefault="00000000" w:rsidRPr="00000000" w14:paraId="00000062">
      <w:pPr>
        <w:spacing w:after="240" w:before="240" w:lineRule="auto"/>
        <w:rPr/>
      </w:pPr>
      <w:r w:rsidDel="00000000" w:rsidR="00000000" w:rsidRPr="00000000">
        <w:rPr>
          <w:rtl w:val="0"/>
        </w:rPr>
        <w:t xml:space="preserve">The protection of data is the paramount principle governing our use of AI. Given our responsibility to safeguard the Personal Information of learners and their guardians, this policy is, first and foremost, an extension of our Privacy Policy. AI systems will be selected and used only in a manner that respects individual privacy, upholds our stringent data protection commitments, and ensures full compliance with all applicable data protection regulations, including South Africa's Protection of Personal Information Act (POPIA) and the General Data Protection Regulation (GDPR). The potential for AI systems to process vast amounts of data necessitates that every use case be evaluated through the primary lens of data security and privacy risk. This principle acts as the fundamental gatekeeper for all other AI activities within the company.</w:t>
      </w:r>
    </w:p>
    <w:p w:rsidR="00000000" w:rsidDel="00000000" w:rsidP="00000000" w:rsidRDefault="00000000" w:rsidRPr="00000000" w14:paraId="00000063">
      <w:pPr>
        <w:pStyle w:val="Heading3"/>
        <w:spacing w:after="240" w:before="240" w:lineRule="auto"/>
        <w:rPr/>
      </w:pPr>
      <w:bookmarkStart w:colFirst="0" w:colLast="0" w:name="_qccmzqfwiax4" w:id="14"/>
      <w:bookmarkEnd w:id="14"/>
      <w:r w:rsidDel="00000000" w:rsidR="00000000" w:rsidRPr="00000000">
        <w:rPr>
          <w:rtl w:val="0"/>
        </w:rPr>
        <w:t xml:space="preserve">2.6.  Respect, protect and promotion of human rights, human dignity</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Human rights and fundamental freedoms will be respected, protected and promoted throughout the life cycle of AI systems. Human dignity relates to the recognition of the intrinsic and equal worth of each individual human being, regardless of race, colour, descent, gender, age, language, religion, political opinion, national origin, ethnic origin, social origin, economic or social condition of birth, or disability and any other grounds.</w:t>
      </w:r>
      <w:r w:rsidDel="00000000" w:rsidR="00000000" w:rsidRPr="00000000">
        <w:rPr>
          <w:rtl w:val="0"/>
        </w:rPr>
      </w:r>
    </w:p>
    <w:p w:rsidR="00000000" w:rsidDel="00000000" w:rsidP="00000000" w:rsidRDefault="00000000" w:rsidRPr="00000000" w14:paraId="00000065">
      <w:pPr>
        <w:pStyle w:val="Heading3"/>
        <w:keepNext w:val="0"/>
        <w:keepLines w:val="0"/>
        <w:spacing w:after="80" w:lineRule="auto"/>
        <w:ind w:left="0" w:firstLine="0"/>
        <w:rPr/>
      </w:pPr>
      <w:bookmarkStart w:colFirst="0" w:colLast="0" w:name="_d80bf44w683" w:id="15"/>
      <w:bookmarkEnd w:id="15"/>
      <w:r w:rsidDel="00000000" w:rsidR="00000000" w:rsidRPr="00000000">
        <w:rPr>
          <w:rtl w:val="0"/>
        </w:rPr>
        <w:t xml:space="preserve">2.7.  Ensuring diversity and inclusiveness</w:t>
      </w:r>
      <w:r w:rsidDel="00000000" w:rsidR="00000000" w:rsidRPr="00000000">
        <w:rPr>
          <w:rtl w:val="0"/>
        </w:rPr>
      </w:r>
    </w:p>
    <w:p w:rsidR="00000000" w:rsidDel="00000000" w:rsidP="00000000" w:rsidRDefault="00000000" w:rsidRPr="00000000" w14:paraId="00000066">
      <w:pPr>
        <w:keepNext w:val="0"/>
        <w:keepLines w:val="0"/>
        <w:spacing w:after="80" w:lineRule="auto"/>
        <w:ind w:left="0" w:firstLine="0"/>
        <w:rPr/>
      </w:pPr>
      <w:r w:rsidDel="00000000" w:rsidR="00000000" w:rsidRPr="00000000">
        <w:rPr>
          <w:rtl w:val="0"/>
        </w:rPr>
        <w:t xml:space="preserve">Respect, protection and promotion of diversity and inclusiveness will be ensured throughout the life cycle of AI systems, consistent with international law, including human rights law. This will be done by promoting active participation of all individuals or groups regardless of race, age, disability and gender.</w:t>
      </w:r>
    </w:p>
    <w:p w:rsidR="00000000" w:rsidDel="00000000" w:rsidP="00000000" w:rsidRDefault="00000000" w:rsidRPr="00000000" w14:paraId="00000067">
      <w:pPr>
        <w:pStyle w:val="Heading3"/>
        <w:keepNext w:val="0"/>
        <w:keepLines w:val="0"/>
        <w:spacing w:after="80" w:lineRule="auto"/>
        <w:ind w:left="283.46456692913387" w:hanging="360"/>
        <w:rPr/>
      </w:pPr>
      <w:bookmarkStart w:colFirst="0" w:colLast="0" w:name="_qqtzncfnjz2t" w:id="16"/>
      <w:bookmarkEnd w:id="16"/>
      <w:r w:rsidDel="00000000" w:rsidR="00000000" w:rsidRPr="00000000">
        <w:rPr>
          <w:rtl w:val="0"/>
        </w:rPr>
        <w:t xml:space="preserve">2.8.  Proportionality and Do Not Harm</w:t>
      </w:r>
    </w:p>
    <w:p w:rsidR="00000000" w:rsidDel="00000000" w:rsidP="00000000" w:rsidRDefault="00000000" w:rsidRPr="00000000" w14:paraId="00000068">
      <w:pPr>
        <w:rPr/>
      </w:pPr>
      <w:r w:rsidDel="00000000" w:rsidR="00000000" w:rsidRPr="00000000">
        <w:rPr>
          <w:rtl w:val="0"/>
        </w:rPr>
        <w:t xml:space="preserve">None of the processes related to the AI system life cycle shall exceed what is necessary to achieve legitimate aims or objectives and should be appropriate to the context. In the event of possible occurrence of any harm to human beings, human rights and fundamental freedoms, the implementation of procedures for risk assessment and the adoption of measures in order to preclude the occurrence of such harm should be ensured.</w:t>
      </w:r>
    </w:p>
    <w:p w:rsidR="00000000" w:rsidDel="00000000" w:rsidP="00000000" w:rsidRDefault="00000000" w:rsidRPr="00000000" w14:paraId="00000069">
      <w:pPr>
        <w:rPr>
          <w:sz w:val="2"/>
          <w:szCs w:val="2"/>
        </w:rPr>
      </w:pPr>
      <w:r w:rsidDel="00000000" w:rsidR="00000000" w:rsidRPr="00000000">
        <w:rPr>
          <w:rtl w:val="0"/>
        </w:rPr>
      </w:r>
    </w:p>
    <w:p w:rsidR="00000000" w:rsidDel="00000000" w:rsidP="00000000" w:rsidRDefault="00000000" w:rsidRPr="00000000" w14:paraId="0000006A">
      <w:pPr>
        <w:pStyle w:val="Heading1"/>
        <w:keepNext w:val="0"/>
        <w:keepLines w:val="0"/>
        <w:spacing w:after="80" w:lineRule="auto"/>
        <w:ind w:left="283.46456692913387" w:hanging="360"/>
        <w:rPr/>
      </w:pPr>
      <w:bookmarkStart w:colFirst="0" w:colLast="0" w:name="_9g71qne68el8" w:id="17"/>
      <w:bookmarkEnd w:id="17"/>
      <w:r w:rsidDel="00000000" w:rsidR="00000000" w:rsidRPr="00000000">
        <w:rPr>
          <w:rtl w:val="0"/>
        </w:rPr>
        <w:t xml:space="preserve">3</w:t>
      </w:r>
      <w:r w:rsidDel="00000000" w:rsidR="00000000" w:rsidRPr="00000000">
        <w:rPr>
          <w:rtl w:val="0"/>
        </w:rPr>
        <w:t xml:space="preserve">. AI Governance and Oversight</w:t>
      </w:r>
    </w:p>
    <w:p w:rsidR="00000000" w:rsidDel="00000000" w:rsidP="00000000" w:rsidRDefault="00000000" w:rsidRPr="00000000" w14:paraId="0000006B">
      <w:pPr>
        <w:spacing w:after="240" w:before="240" w:lineRule="auto"/>
        <w:rPr/>
      </w:pPr>
      <w:commentRangeStart w:id="3"/>
      <w:r w:rsidDel="00000000" w:rsidR="00000000" w:rsidRPr="00000000">
        <w:rPr>
          <w:rtl w:val="0"/>
        </w:rPr>
        <w:t xml:space="preserve"> </w:t>
      </w:r>
      <w:commentRangeEnd w:id="3"/>
      <w:r w:rsidDel="00000000" w:rsidR="00000000" w:rsidRPr="00000000">
        <w:commentReference w:id="3"/>
      </w:r>
      <w:r w:rsidDel="00000000" w:rsidR="00000000" w:rsidRPr="00000000">
        <w:rPr>
          <w:rtl w:val="0"/>
        </w:rPr>
        <w:t xml:space="preserve">The AI Governance</w:t>
      </w:r>
      <w:r w:rsidDel="00000000" w:rsidR="00000000" w:rsidRPr="00000000">
        <w:rPr>
          <w:rtl w:val="0"/>
        </w:rPr>
        <w:t xml:space="preserve"> and Oversight Committee is responsible for  ensuring  accountability for responsible AI use is clearly defined, that decisions regarding AI adoption are made thoughtfully and with cross-functional expertise, and that there is continuous oversight of our AI-related activities.</w:t>
      </w:r>
    </w:p>
    <w:p w:rsidR="00000000" w:rsidDel="00000000" w:rsidP="00000000" w:rsidRDefault="00000000" w:rsidRPr="00000000" w14:paraId="0000006C">
      <w:pPr>
        <w:pStyle w:val="Heading2"/>
        <w:keepNext w:val="0"/>
        <w:keepLines w:val="0"/>
        <w:spacing w:before="280" w:lineRule="auto"/>
        <w:ind w:left="283.46456692913387" w:hanging="360"/>
        <w:rPr>
          <w:sz w:val="2"/>
          <w:szCs w:val="2"/>
        </w:rPr>
      </w:pPr>
      <w:bookmarkStart w:colFirst="0" w:colLast="0" w:name="_35nceqcywkkl" w:id="18"/>
      <w:bookmarkEnd w:id="18"/>
      <w:r w:rsidDel="00000000" w:rsidR="00000000" w:rsidRPr="00000000">
        <w:rPr>
          <w:rtl w:val="0"/>
        </w:rPr>
      </w:r>
    </w:p>
    <w:p w:rsidR="00000000" w:rsidDel="00000000" w:rsidP="00000000" w:rsidRDefault="00000000" w:rsidRPr="00000000" w14:paraId="0000006D">
      <w:pPr>
        <w:pStyle w:val="Heading2"/>
        <w:keepNext w:val="0"/>
        <w:keepLines w:val="0"/>
        <w:spacing w:before="280" w:lineRule="auto"/>
        <w:ind w:left="283.46456692913387" w:hanging="360"/>
        <w:rPr/>
      </w:pPr>
      <w:bookmarkStart w:colFirst="0" w:colLast="0" w:name="_k3l1vnqbjb75" w:id="19"/>
      <w:bookmarkEnd w:id="19"/>
      <w:r w:rsidDel="00000000" w:rsidR="00000000" w:rsidRPr="00000000">
        <w:rPr>
          <w:rtl w:val="0"/>
        </w:rPr>
      </w:r>
    </w:p>
    <w:p w:rsidR="00000000" w:rsidDel="00000000" w:rsidP="00000000" w:rsidRDefault="00000000" w:rsidRPr="00000000" w14:paraId="0000006E">
      <w:pPr>
        <w:pStyle w:val="Heading3"/>
        <w:keepNext w:val="0"/>
        <w:keepLines w:val="0"/>
        <w:spacing w:after="40" w:before="240" w:lineRule="auto"/>
        <w:ind w:left="283.46456692913387" w:hanging="360"/>
        <w:rPr/>
      </w:pPr>
      <w:bookmarkStart w:colFirst="0" w:colLast="0" w:name="_w5d41nbh2nec" w:id="20"/>
      <w:bookmarkEnd w:id="20"/>
      <w:r w:rsidDel="00000000" w:rsidR="00000000" w:rsidRPr="00000000">
        <w:rPr>
          <w:rtl w:val="0"/>
        </w:rPr>
        <w:t xml:space="preserve">2.1. Role and Responsibilities</w:t>
      </w:r>
    </w:p>
    <w:p w:rsidR="00000000" w:rsidDel="00000000" w:rsidP="00000000" w:rsidRDefault="00000000" w:rsidRPr="00000000" w14:paraId="0000006F">
      <w:pPr>
        <w:spacing w:after="240" w:before="240" w:lineRule="auto"/>
        <w:rPr/>
      </w:pPr>
      <w:r w:rsidDel="00000000" w:rsidR="00000000" w:rsidRPr="00000000">
        <w:rPr>
          <w:rtl w:val="0"/>
        </w:rPr>
        <w:t xml:space="preserve">The AI</w:t>
      </w:r>
      <w:ins w:author="Sipho Mzakwe" w:id="0" w:date="2025-10-08T12:20:09Z">
        <w:r w:rsidDel="00000000" w:rsidR="00000000" w:rsidRPr="00000000">
          <w:rPr>
            <w:rtl w:val="0"/>
          </w:rPr>
          <w:t xml:space="preserve"> Governance and Oversight Committee</w:t>
        </w:r>
      </w:ins>
      <w:del w:author="Sipho Mzakwe" w:id="0" w:date="2025-10-08T12:20:09Z">
        <w:r w:rsidDel="00000000" w:rsidR="00000000" w:rsidRPr="00000000">
          <w:rPr>
            <w:rtl w:val="0"/>
          </w:rPr>
          <w:delText xml:space="preserve">EC</w:delText>
        </w:r>
      </w:del>
      <w:r w:rsidDel="00000000" w:rsidR="00000000" w:rsidRPr="00000000">
        <w:rPr>
          <w:rtl w:val="0"/>
        </w:rPr>
        <w:t xml:space="preserve"> is chartered with the authority and responsibility to:</w:t>
      </w:r>
    </w:p>
    <w:p w:rsidR="00000000" w:rsidDel="00000000" w:rsidP="00000000" w:rsidRDefault="00000000" w:rsidRPr="00000000" w14:paraId="00000070">
      <w:pPr>
        <w:numPr>
          <w:ilvl w:val="0"/>
          <w:numId w:val="9"/>
        </w:numPr>
        <w:spacing w:after="0" w:afterAutospacing="0" w:before="240" w:lineRule="auto"/>
        <w:ind w:left="720" w:hanging="360"/>
        <w:rPr/>
      </w:pPr>
      <w:r w:rsidDel="00000000" w:rsidR="00000000" w:rsidRPr="00000000">
        <w:rPr>
          <w:rtl w:val="0"/>
        </w:rPr>
        <w:t xml:space="preserve">Conduct an annual review of this policy and propose necessary updates to the Executive Committee to address new technologies, risks, and regulatory changes</w:t>
      </w:r>
    </w:p>
    <w:p w:rsidR="00000000" w:rsidDel="00000000" w:rsidP="00000000" w:rsidRDefault="00000000" w:rsidRPr="00000000" w14:paraId="00000071">
      <w:pPr>
        <w:numPr>
          <w:ilvl w:val="0"/>
          <w:numId w:val="9"/>
        </w:numPr>
        <w:spacing w:after="0" w:afterAutospacing="0" w:before="0" w:beforeAutospacing="0" w:lineRule="auto"/>
        <w:ind w:left="720" w:hanging="360"/>
        <w:rPr/>
      </w:pPr>
      <w:r w:rsidDel="00000000" w:rsidR="00000000" w:rsidRPr="00000000">
        <w:rPr>
          <w:rtl w:val="0"/>
        </w:rPr>
        <w:t xml:space="preserve">Develop a formal process and serve as the approval body for the procurement and integration of any new AI tools, platforms, or vendors</w:t>
      </w:r>
    </w:p>
    <w:p w:rsidR="00000000" w:rsidDel="00000000" w:rsidP="00000000" w:rsidRDefault="00000000" w:rsidRPr="00000000" w14:paraId="00000072">
      <w:pPr>
        <w:numPr>
          <w:ilvl w:val="0"/>
          <w:numId w:val="9"/>
        </w:numPr>
        <w:spacing w:after="0" w:afterAutospacing="0" w:before="0" w:beforeAutospacing="0" w:lineRule="auto"/>
        <w:ind w:left="720" w:hanging="360"/>
        <w:rPr/>
      </w:pPr>
      <w:r w:rsidDel="00000000" w:rsidR="00000000" w:rsidRPr="00000000">
        <w:rPr>
          <w:rtl w:val="0"/>
        </w:rPr>
        <w:t xml:space="preserve">Oversee the company's process for conducting Personal Information Impact Assessments (PIIAs) for high risk AI use cases, as mandated in Section 6.2 of this policy</w:t>
      </w:r>
    </w:p>
    <w:p w:rsidR="00000000" w:rsidDel="00000000" w:rsidP="00000000" w:rsidRDefault="00000000" w:rsidRPr="00000000" w14:paraId="00000073">
      <w:pPr>
        <w:numPr>
          <w:ilvl w:val="0"/>
          <w:numId w:val="9"/>
        </w:numPr>
        <w:spacing w:after="0" w:afterAutospacing="0" w:before="0" w:beforeAutospacing="0" w:lineRule="auto"/>
        <w:ind w:left="720" w:hanging="360"/>
        <w:rPr/>
      </w:pPr>
      <w:r w:rsidDel="00000000" w:rsidR="00000000" w:rsidRPr="00000000">
        <w:rPr>
          <w:rtl w:val="0"/>
        </w:rPr>
        <w:t xml:space="preserve">Serve as the primary advisory body for the organisation on complex ethical questions, concerns, or disputes arising from the use of AI</w:t>
      </w:r>
    </w:p>
    <w:p w:rsidR="00000000" w:rsidDel="00000000" w:rsidP="00000000" w:rsidRDefault="00000000" w:rsidRPr="00000000" w14:paraId="00000074">
      <w:pPr>
        <w:numPr>
          <w:ilvl w:val="0"/>
          <w:numId w:val="9"/>
        </w:numPr>
        <w:spacing w:after="0" w:afterAutospacing="0" w:before="0" w:beforeAutospacing="0" w:lineRule="auto"/>
        <w:ind w:left="720" w:hanging="360"/>
        <w:rPr/>
      </w:pPr>
      <w:r w:rsidDel="00000000" w:rsidR="00000000" w:rsidRPr="00000000">
        <w:rPr>
          <w:rtl w:val="0"/>
        </w:rPr>
        <w:t xml:space="preserve">Commission and oversee the development and mandatory rollout of AI ethics, data privacy, and compliance training for all Staff Members</w:t>
      </w:r>
    </w:p>
    <w:p w:rsidR="00000000" w:rsidDel="00000000" w:rsidP="00000000" w:rsidRDefault="00000000" w:rsidRPr="00000000" w14:paraId="00000075">
      <w:pPr>
        <w:numPr>
          <w:ilvl w:val="0"/>
          <w:numId w:val="9"/>
        </w:numPr>
        <w:spacing w:after="240" w:before="0" w:beforeAutospacing="0" w:lineRule="auto"/>
        <w:ind w:left="720" w:hanging="360"/>
        <w:rPr/>
      </w:pPr>
      <w:r w:rsidDel="00000000" w:rsidR="00000000" w:rsidRPr="00000000">
        <w:rPr>
          <w:rtl w:val="0"/>
        </w:rPr>
        <w:t xml:space="preserve">Review summary reports of policy non-compliance incidents from the Systems Team and recommend systemic improvements or changes to policy and training as needed.</w:t>
      </w:r>
    </w:p>
    <w:p w:rsidR="00000000" w:rsidDel="00000000" w:rsidP="00000000" w:rsidRDefault="00000000" w:rsidRPr="00000000" w14:paraId="00000076">
      <w:pPr>
        <w:pStyle w:val="Heading3"/>
        <w:keepNext w:val="0"/>
        <w:keepLines w:val="0"/>
        <w:spacing w:after="40" w:before="240" w:lineRule="auto"/>
        <w:ind w:left="-76.53543307086615" w:firstLine="0"/>
        <w:rPr>
          <w:sz w:val="2"/>
          <w:szCs w:val="2"/>
        </w:rPr>
      </w:pPr>
      <w:bookmarkStart w:colFirst="0" w:colLast="0" w:name="_v9usixr2du7i" w:id="21"/>
      <w:bookmarkEnd w:id="21"/>
      <w:r w:rsidDel="00000000" w:rsidR="00000000" w:rsidRPr="00000000">
        <w:rPr>
          <w:rtl w:val="0"/>
        </w:rPr>
      </w:r>
    </w:p>
    <w:p w:rsidR="00000000" w:rsidDel="00000000" w:rsidP="00000000" w:rsidRDefault="00000000" w:rsidRPr="00000000" w14:paraId="00000077">
      <w:pPr>
        <w:pStyle w:val="Heading3"/>
        <w:keepNext w:val="0"/>
        <w:keepLines w:val="0"/>
        <w:spacing w:after="40" w:before="240" w:lineRule="auto"/>
        <w:ind w:left="-76.53543307086615" w:firstLine="0"/>
        <w:rPr/>
      </w:pPr>
      <w:bookmarkStart w:colFirst="0" w:colLast="0" w:name="_omh6lnivywze" w:id="22"/>
      <w:bookmarkEnd w:id="22"/>
      <w:r w:rsidDel="00000000" w:rsidR="00000000" w:rsidRPr="00000000">
        <w:rPr>
          <w:rtl w:val="0"/>
        </w:rPr>
        <w:t xml:space="preserve">2.2. Composition</w:t>
      </w:r>
    </w:p>
    <w:p w:rsidR="00000000" w:rsidDel="00000000" w:rsidP="00000000" w:rsidRDefault="00000000" w:rsidRPr="00000000" w14:paraId="00000078">
      <w:pPr>
        <w:spacing w:after="240" w:before="240" w:lineRule="auto"/>
        <w:rPr/>
      </w:pPr>
      <w:r w:rsidDel="00000000" w:rsidR="00000000" w:rsidRPr="00000000">
        <w:rPr>
          <w:rtl w:val="0"/>
        </w:rPr>
        <w:t xml:space="preserve">The establishment of a dedicated AI governance body is a best practice for ensuring robust oversight. Rather than creating a new and potentially siloed entity, the AIEC will be formalized by chartering the existing group of key stakeholders already responsible for technology and data governance within the company. This approach ensures that AI governance is deeply integrated into our core operational and legal oversight functions from its inception, leveraging existing expertise and authority. The AIEC will be a cross-functional body composed of representatives appointed by the following stakeholders as listed in the core Technology and Applications Policy :</w:t>
      </w:r>
    </w:p>
    <w:p w:rsidR="00000000" w:rsidDel="00000000" w:rsidP="00000000" w:rsidRDefault="00000000" w:rsidRPr="00000000" w14:paraId="00000079">
      <w:pPr>
        <w:numPr>
          <w:ilvl w:val="0"/>
          <w:numId w:val="8"/>
        </w:numPr>
        <w:spacing w:after="0" w:afterAutospacing="0" w:before="240" w:lineRule="auto"/>
        <w:ind w:left="720" w:hanging="360"/>
        <w:rPr/>
      </w:pPr>
      <w:r w:rsidDel="00000000" w:rsidR="00000000" w:rsidRPr="00000000">
        <w:rPr>
          <w:rtl w:val="0"/>
        </w:rPr>
        <w:t xml:space="preserve">Exco</w:t>
      </w:r>
    </w:p>
    <w:p w:rsidR="00000000" w:rsidDel="00000000" w:rsidP="00000000" w:rsidRDefault="00000000" w:rsidRPr="00000000" w14:paraId="0000007A">
      <w:pPr>
        <w:numPr>
          <w:ilvl w:val="0"/>
          <w:numId w:val="8"/>
        </w:numPr>
        <w:spacing w:after="0" w:afterAutospacing="0" w:before="0" w:beforeAutospacing="0" w:lineRule="auto"/>
        <w:ind w:left="720" w:hanging="360"/>
        <w:rPr/>
      </w:pPr>
      <w:r w:rsidDel="00000000" w:rsidR="00000000" w:rsidRPr="00000000">
        <w:rPr>
          <w:rtl w:val="0"/>
        </w:rPr>
        <w:t xml:space="preserve">SLT</w:t>
      </w:r>
    </w:p>
    <w:p w:rsidR="00000000" w:rsidDel="00000000" w:rsidP="00000000" w:rsidRDefault="00000000" w:rsidRPr="00000000" w14:paraId="0000007B">
      <w:pPr>
        <w:numPr>
          <w:ilvl w:val="0"/>
          <w:numId w:val="8"/>
        </w:numPr>
        <w:spacing w:after="240" w:before="0" w:beforeAutospacing="0" w:lineRule="auto"/>
        <w:ind w:left="720" w:hanging="360"/>
        <w:rPr/>
      </w:pPr>
      <w:r w:rsidDel="00000000" w:rsidR="00000000" w:rsidRPr="00000000">
        <w:rPr>
          <w:rtl w:val="0"/>
        </w:rPr>
        <w:t xml:space="preserve">IT Services Manager</w:t>
      </w:r>
    </w:p>
    <w:p w:rsidR="00000000" w:rsidDel="00000000" w:rsidP="00000000" w:rsidRDefault="00000000" w:rsidRPr="00000000" w14:paraId="0000007C">
      <w:pPr>
        <w:pStyle w:val="Heading2"/>
        <w:keepNext w:val="0"/>
        <w:keepLines w:val="0"/>
        <w:spacing w:before="280" w:lineRule="auto"/>
        <w:ind w:left="283.46456692913387" w:hanging="360"/>
        <w:rPr/>
      </w:pPr>
      <w:bookmarkStart w:colFirst="0" w:colLast="0" w:name="_qrgo6l9hhpzo" w:id="23"/>
      <w:bookmarkEnd w:id="23"/>
      <w:r w:rsidDel="00000000" w:rsidR="00000000" w:rsidRPr="00000000">
        <w:rPr>
          <w:rtl w:val="0"/>
        </w:rPr>
        <w:t xml:space="preserve">2.3. Roles and Responsibilities</w:t>
      </w:r>
    </w:p>
    <w:p w:rsidR="00000000" w:rsidDel="00000000" w:rsidP="00000000" w:rsidRDefault="00000000" w:rsidRPr="00000000" w14:paraId="0000007D">
      <w:pPr>
        <w:spacing w:after="240" w:before="240" w:lineRule="auto"/>
        <w:rPr/>
      </w:pPr>
      <w:r w:rsidDel="00000000" w:rsidR="00000000" w:rsidRPr="00000000">
        <w:rPr>
          <w:rtl w:val="0"/>
        </w:rPr>
        <w:t xml:space="preserve">Accountability for the responsible use of AI is a shared responsibility that extends throughout the organisation. The following table delineates the specific roles and responsibilities under this policy to ensure clarity and effective implementation.</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940"/>
        <w:tblGridChange w:id="0">
          <w:tblGrid>
            <w:gridCol w:w="3090"/>
            <w:gridCol w:w="59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7E">
            <w:pPr>
              <w:spacing w:after="200" w:lineRule="auto"/>
              <w:ind w:left="283.46456692913387" w:hanging="360"/>
              <w:rPr>
                <w:b w:val="1"/>
                <w:color w:val="ffffff"/>
              </w:rPr>
            </w:pPr>
            <w:r w:rsidDel="00000000" w:rsidR="00000000" w:rsidRPr="00000000">
              <w:rPr>
                <w:b w:val="1"/>
                <w:color w:val="ffffff"/>
                <w:rtl w:val="0"/>
              </w:rPr>
              <w:t xml:space="preserve">Role</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7F">
            <w:pPr>
              <w:spacing w:after="200" w:lineRule="auto"/>
              <w:ind w:left="283.46456692913387" w:hanging="360"/>
              <w:rPr>
                <w:b w:val="1"/>
                <w:color w:val="ffffff"/>
              </w:rPr>
            </w:pPr>
            <w:r w:rsidDel="00000000" w:rsidR="00000000" w:rsidRPr="00000000">
              <w:rPr>
                <w:b w:val="1"/>
                <w:color w:val="ffffff"/>
                <w:rtl w:val="0"/>
              </w:rPr>
              <w:t xml:space="preserve">Responsibilities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00" w:lineRule="auto"/>
              <w:ind w:left="283.46456692913387" w:hanging="360"/>
              <w:rPr/>
            </w:pPr>
            <w:r w:rsidDel="00000000" w:rsidR="00000000" w:rsidRPr="00000000">
              <w:rPr>
                <w:rtl w:val="0"/>
              </w:rPr>
              <w:t xml:space="preserve">Executive Committee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0" w:lineRule="auto"/>
              <w:rPr/>
            </w:pPr>
            <w:r w:rsidDel="00000000" w:rsidR="00000000" w:rsidRPr="00000000">
              <w:rPr>
                <w:rtl w:val="0"/>
              </w:rPr>
              <w:t xml:space="preserve">Provides final approval for this policy and its subsequent revisions.</w:t>
            </w:r>
          </w:p>
          <w:p w:rsidR="00000000" w:rsidDel="00000000" w:rsidP="00000000" w:rsidRDefault="00000000" w:rsidRPr="00000000" w14:paraId="00000082">
            <w:pPr>
              <w:spacing w:after="240" w:before="240" w:lineRule="auto"/>
              <w:rPr/>
            </w:pPr>
            <w:r w:rsidDel="00000000" w:rsidR="00000000" w:rsidRPr="00000000">
              <w:rPr>
                <w:rtl w:val="0"/>
              </w:rPr>
              <w:t xml:space="preserve">Aligns the company's AI strategy with overall business objectives and risk appetite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00" w:lineRule="auto"/>
              <w:ind w:left="0" w:firstLine="0"/>
              <w:jc w:val="left"/>
              <w:rPr/>
            </w:pPr>
            <w:r w:rsidDel="00000000" w:rsidR="00000000" w:rsidRPr="00000000">
              <w:rPr>
                <w:rtl w:val="0"/>
              </w:rPr>
              <w:t xml:space="preserve">AI Governance and Oversight Committee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0" w:lineRule="auto"/>
              <w:rPr/>
            </w:pPr>
            <w:r w:rsidDel="00000000" w:rsidR="00000000" w:rsidRPr="00000000">
              <w:rPr>
                <w:rtl w:val="0"/>
              </w:rPr>
              <w:t xml:space="preserve">Fulfills the complete mandate as outlined in Section 2.1.</w:t>
            </w:r>
          </w:p>
          <w:p w:rsidR="00000000" w:rsidDel="00000000" w:rsidP="00000000" w:rsidRDefault="00000000" w:rsidRPr="00000000" w14:paraId="00000085">
            <w:pPr>
              <w:spacing w:after="240" w:before="240" w:lineRule="auto"/>
              <w:rPr/>
            </w:pPr>
            <w:r w:rsidDel="00000000" w:rsidR="00000000" w:rsidRPr="00000000">
              <w:rPr>
                <w:rtl w:val="0"/>
              </w:rPr>
              <w:t xml:space="preserve">Acts as the central governance body for AI within Valenture Institute</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00" w:lineRule="auto"/>
              <w:ind w:left="283.46456692913387" w:hanging="360"/>
              <w:rPr/>
            </w:pPr>
            <w:r w:rsidDel="00000000" w:rsidR="00000000" w:rsidRPr="00000000">
              <w:rPr>
                <w:rtl w:val="0"/>
              </w:rPr>
              <w:t xml:space="preserve">Systems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0" w:lineRule="auto"/>
              <w:rPr/>
            </w:pPr>
            <w:r w:rsidDel="00000000" w:rsidR="00000000" w:rsidRPr="00000000">
              <w:rPr>
                <w:rtl w:val="0"/>
              </w:rPr>
              <w:t xml:space="preserve">Led by the IT Services Manager, responsible for the technical administration, license management, and security configuration of all approved AI tools.</w:t>
            </w:r>
          </w:p>
          <w:p w:rsidR="00000000" w:rsidDel="00000000" w:rsidP="00000000" w:rsidRDefault="00000000" w:rsidRPr="00000000" w14:paraId="00000088">
            <w:pPr>
              <w:spacing w:after="240" w:before="240" w:lineRule="auto"/>
              <w:rPr/>
            </w:pPr>
            <w:r w:rsidDel="00000000" w:rsidR="00000000" w:rsidRPr="00000000">
              <w:rPr>
                <w:rtl w:val="0"/>
              </w:rPr>
              <w:t xml:space="preserve">Implements technical controls to block access to unauthorised AI websites and applications on company networks and devices where feasible</w:t>
            </w:r>
          </w:p>
          <w:p w:rsidR="00000000" w:rsidDel="00000000" w:rsidP="00000000" w:rsidRDefault="00000000" w:rsidRPr="00000000" w14:paraId="00000089">
            <w:pPr>
              <w:spacing w:after="240" w:before="240" w:lineRule="auto"/>
              <w:rPr/>
            </w:pPr>
            <w:r w:rsidDel="00000000" w:rsidR="00000000" w:rsidRPr="00000000">
              <w:rPr>
                <w:rtl w:val="0"/>
              </w:rPr>
              <w:t xml:space="preserve">Provides first line technical support for approved AI tools and serves as the primary point of contact for reporting AI related security incidents</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00" w:lineRule="auto"/>
              <w:ind w:left="283.46456692913387" w:hanging="360"/>
              <w:rPr/>
            </w:pPr>
            <w:r w:rsidDel="00000000" w:rsidR="00000000" w:rsidRPr="00000000">
              <w:rPr>
                <w:rtl w:val="0"/>
              </w:rPr>
              <w:t xml:space="preserve">Line Managers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Provides guidance for the use of AI tools for specific tasks and projects within their team's scope of work, ensuring alignment with policy.</w:t>
            </w:r>
          </w:p>
          <w:p w:rsidR="00000000" w:rsidDel="00000000" w:rsidP="00000000" w:rsidRDefault="00000000" w:rsidRPr="00000000" w14:paraId="0000008D">
            <w:pPr>
              <w:spacing w:after="240" w:before="240" w:lineRule="auto"/>
              <w:rPr/>
            </w:pP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00" w:lineRule="auto"/>
              <w:ind w:left="283.46456692913387" w:hanging="360"/>
              <w:rPr/>
            </w:pPr>
            <w:r w:rsidDel="00000000" w:rsidR="00000000" w:rsidRPr="00000000">
              <w:rPr>
                <w:rtl w:val="0"/>
              </w:rPr>
              <w:t xml:space="preserve">All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0" w:lineRule="auto"/>
              <w:rPr/>
            </w:pPr>
            <w:r w:rsidDel="00000000" w:rsidR="00000000" w:rsidRPr="00000000">
              <w:rPr>
                <w:rtl w:val="0"/>
              </w:rPr>
              <w:t xml:space="preserve">Reads, understands, and complies with this policy and the overarching Technology and Applications Policy.</w:t>
            </w:r>
          </w:p>
          <w:p w:rsidR="00000000" w:rsidDel="00000000" w:rsidP="00000000" w:rsidRDefault="00000000" w:rsidRPr="00000000" w14:paraId="00000090">
            <w:pPr>
              <w:spacing w:after="240" w:before="240" w:lineRule="auto"/>
              <w:rPr/>
            </w:pPr>
            <w:r w:rsidDel="00000000" w:rsidR="00000000" w:rsidRPr="00000000">
              <w:rPr>
                <w:rtl w:val="0"/>
              </w:rPr>
              <w:t xml:space="preserve">Completes all </w:t>
            </w:r>
            <w:r w:rsidDel="00000000" w:rsidR="00000000" w:rsidRPr="00000000">
              <w:rPr>
                <w:rtl w:val="0"/>
              </w:rPr>
              <w:t xml:space="preserve">mandatory training on responsible AI use. </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Upholds the core ethical principles in all interactions with AI tools.</w:t>
            </w:r>
          </w:p>
          <w:p w:rsidR="00000000" w:rsidDel="00000000" w:rsidP="00000000" w:rsidRDefault="00000000" w:rsidRPr="00000000" w14:paraId="00000092">
            <w:pPr>
              <w:spacing w:after="240" w:before="240" w:lineRule="auto"/>
              <w:rPr/>
            </w:pPr>
            <w:r w:rsidDel="00000000" w:rsidR="00000000" w:rsidRPr="00000000">
              <w:rPr>
                <w:rtl w:val="0"/>
              </w:rPr>
              <w:t xml:space="preserve">Reports any concerns, potential misuse, or security incidents related to AI to their line manager or the Systems Team immediately.</w:t>
            </w:r>
          </w:p>
        </w:tc>
      </w:tr>
    </w:tbl>
    <w:p w:rsidR="00000000" w:rsidDel="00000000" w:rsidP="00000000" w:rsidRDefault="00000000" w:rsidRPr="00000000" w14:paraId="00000093">
      <w:pPr>
        <w:pStyle w:val="Heading1"/>
        <w:keepNext w:val="0"/>
        <w:keepLines w:val="0"/>
        <w:spacing w:after="80" w:lineRule="auto"/>
        <w:ind w:left="283.46456692913387" w:hanging="360"/>
        <w:rPr/>
      </w:pPr>
      <w:bookmarkStart w:colFirst="0" w:colLast="0" w:name="_bk22eeyfjd98" w:id="24"/>
      <w:bookmarkEnd w:id="24"/>
      <w:r w:rsidDel="00000000" w:rsidR="00000000" w:rsidRPr="00000000">
        <w:rPr>
          <w:rtl w:val="0"/>
        </w:rPr>
        <w:t xml:space="preserve">3. General Responsibilities for All Staff Members</w:t>
      </w:r>
    </w:p>
    <w:p w:rsidR="00000000" w:rsidDel="00000000" w:rsidP="00000000" w:rsidRDefault="00000000" w:rsidRPr="00000000" w14:paraId="00000094">
      <w:pPr>
        <w:spacing w:after="240" w:before="240" w:lineRule="auto"/>
        <w:rPr/>
      </w:pPr>
      <w:r w:rsidDel="00000000" w:rsidR="00000000" w:rsidRPr="00000000">
        <w:rPr>
          <w:rtl w:val="0"/>
        </w:rPr>
        <w:t xml:space="preserve">This section outlines the universal rules and standards of conduct that apply to every staff member when using any AI tool, whether approved or in personal exploration that might intersect with their work. Adherence to these responsibilities is mandatory and forms the bedrock of our approach to mitigating AI-related risks.</w:t>
      </w:r>
    </w:p>
    <w:p w:rsidR="00000000" w:rsidDel="00000000" w:rsidP="00000000" w:rsidRDefault="00000000" w:rsidRPr="00000000" w14:paraId="00000095">
      <w:pPr>
        <w:pStyle w:val="Heading2"/>
        <w:keepNext w:val="0"/>
        <w:keepLines w:val="0"/>
        <w:spacing w:before="280" w:lineRule="auto"/>
        <w:ind w:left="-76.53543307086615" w:firstLine="0"/>
        <w:rPr>
          <w:sz w:val="2"/>
          <w:szCs w:val="2"/>
        </w:rPr>
      </w:pPr>
      <w:bookmarkStart w:colFirst="0" w:colLast="0" w:name="_y9xnslk4c0d" w:id="25"/>
      <w:bookmarkEnd w:id="25"/>
      <w:r w:rsidDel="00000000" w:rsidR="00000000" w:rsidRPr="00000000">
        <w:rPr>
          <w:rtl w:val="0"/>
        </w:rPr>
      </w:r>
    </w:p>
    <w:p w:rsidR="00000000" w:rsidDel="00000000" w:rsidP="00000000" w:rsidRDefault="00000000" w:rsidRPr="00000000" w14:paraId="00000096">
      <w:pPr>
        <w:pStyle w:val="Heading2"/>
        <w:keepNext w:val="0"/>
        <w:keepLines w:val="0"/>
        <w:spacing w:before="280" w:lineRule="auto"/>
        <w:ind w:left="283.46456692913387" w:hanging="360"/>
        <w:rPr/>
      </w:pPr>
      <w:bookmarkStart w:colFirst="0" w:colLast="0" w:name="_xmxqg85rcc9d" w:id="26"/>
      <w:bookmarkEnd w:id="26"/>
      <w:r w:rsidDel="00000000" w:rsidR="00000000" w:rsidRPr="00000000">
        <w:rPr>
          <w:rtl w:val="0"/>
        </w:rPr>
        <w:t xml:space="preserve">3.1. Data Protection and Confidentiality</w:t>
      </w:r>
    </w:p>
    <w:p w:rsidR="00000000" w:rsidDel="00000000" w:rsidP="00000000" w:rsidRDefault="00000000" w:rsidRPr="00000000" w14:paraId="00000097">
      <w:pPr>
        <w:spacing w:after="240" w:before="240" w:lineRule="auto"/>
        <w:rPr/>
      </w:pPr>
      <w:r w:rsidDel="00000000" w:rsidR="00000000" w:rsidRPr="00000000">
        <w:rPr>
          <w:rtl w:val="0"/>
        </w:rPr>
        <w:t xml:space="preserve">The most important responsibility for every staff member is protecting the company as well as learner and guardian data. Different AI tools have very different privacy practices, from the stronger protections in Google Gemini to the </w:t>
      </w:r>
      <w:commentRangeStart w:id="4"/>
      <w:commentRangeStart w:id="5"/>
      <w:r w:rsidDel="00000000" w:rsidR="00000000" w:rsidRPr="00000000">
        <w:rPr>
          <w:rtl w:val="0"/>
        </w:rPr>
        <w:t xml:space="preserve">potential external review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in ChatGPT Teams.</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Therefore, to ensure the highest level of protection and to simplify compliance for all, the following universal rule applies.</w:t>
      </w:r>
    </w:p>
    <w:p w:rsidR="00000000" w:rsidDel="00000000" w:rsidP="00000000" w:rsidRDefault="00000000" w:rsidRPr="00000000" w14:paraId="00000099">
      <w:pPr>
        <w:spacing w:after="240" w:before="240" w:lineRule="auto"/>
        <w:rPr/>
      </w:pPr>
      <w:r w:rsidDel="00000000" w:rsidR="00000000" w:rsidRPr="00000000">
        <w:rPr>
          <w:rtl w:val="0"/>
        </w:rPr>
        <w:t xml:space="preserve">Strict Prohibition on Sensitive Data Input where Staff Members are strictly prohibited from inputting, uploading, pasting, or otherwise providing any of the following data types into any external generative AI tool, unless an explicit, documented exception is granted by the </w:t>
      </w:r>
      <w:r w:rsidDel="00000000" w:rsidR="00000000" w:rsidRPr="00000000">
        <w:rPr>
          <w:highlight w:val="yellow"/>
          <w:rtl w:val="0"/>
        </w:rPr>
        <w:t xml:space="preserve">AIEC</w:t>
      </w:r>
      <w:r w:rsidDel="00000000" w:rsidR="00000000" w:rsidRPr="00000000">
        <w:rPr>
          <w:rtl w:val="0"/>
        </w:rPr>
        <w:t xml:space="preserve"> for a specific, secure, and internally controlled</w:t>
      </w:r>
      <w:commentRangeStart w:id="6"/>
      <w:r w:rsidDel="00000000" w:rsidR="00000000" w:rsidRPr="00000000">
        <w:rPr>
          <w:rtl w:val="0"/>
        </w:rPr>
        <w:t xml:space="preserve"> system</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9A">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Personal Information (PI) → Any data defined as "Personal Information" by POPIA or "Personal Data" by GDPR. This includes, but is not limited to, names, identification numbers, email addresses, phone numbers, physical addresses, educational records, performance data, health information, or any other data that can be used to identify a learner, guardian, or fellow staff member.</w:t>
      </w:r>
    </w:p>
    <w:p w:rsidR="00000000" w:rsidDel="00000000" w:rsidP="00000000" w:rsidRDefault="00000000" w:rsidRPr="00000000" w14:paraId="0000009B">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Confidential Company Information → Any non-public business information, including but not limited to financial data, strategic plans, product roadmaps, source code, proprietary algorithms,</w:t>
      </w:r>
      <w:commentRangeStart w:id="7"/>
      <w:r w:rsidDel="00000000" w:rsidR="00000000" w:rsidRPr="00000000">
        <w:rPr>
          <w:rtl w:val="0"/>
        </w:rPr>
        <w:t xml:space="preserve"> internal process documents,</w:t>
      </w:r>
      <w:commentRangeEnd w:id="7"/>
      <w:r w:rsidDel="00000000" w:rsidR="00000000" w:rsidRPr="00000000">
        <w:commentReference w:id="7"/>
      </w:r>
      <w:r w:rsidDel="00000000" w:rsidR="00000000" w:rsidRPr="00000000">
        <w:rPr>
          <w:rtl w:val="0"/>
        </w:rPr>
        <w:t xml:space="preserve"> and unpublished marketing materials.</w:t>
      </w:r>
    </w:p>
    <w:p w:rsidR="00000000" w:rsidDel="00000000" w:rsidP="00000000" w:rsidRDefault="00000000" w:rsidRPr="00000000" w14:paraId="0000009C">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Third-Party Confidential Information → Any confidential data belonging to partners, vendors, or other third parties that Valenture Institute is contractually or ethically obligated to protect.</w:t>
      </w:r>
    </w:p>
    <w:p w:rsidR="00000000" w:rsidDel="00000000" w:rsidP="00000000" w:rsidRDefault="00000000" w:rsidRPr="00000000" w14:paraId="0000009D">
      <w:pPr>
        <w:spacing w:after="240" w:before="240" w:lineRule="auto"/>
        <w:ind w:left="0" w:firstLine="0"/>
        <w:rPr/>
      </w:pPr>
      <w:r w:rsidDel="00000000" w:rsidR="00000000" w:rsidRPr="00000000">
        <w:rPr>
          <w:rtl w:val="0"/>
        </w:rPr>
        <w:t xml:space="preserve">Under data protection law, the company remains the responsible party and can be held liable for a data breach, even if it was caused by an </w:t>
      </w:r>
      <w:r w:rsidDel="00000000" w:rsidR="00000000" w:rsidRPr="00000000">
        <w:rPr>
          <w:highlight w:val="yellow"/>
          <w:rtl w:val="0"/>
        </w:rPr>
        <w:t xml:space="preserve">individual </w:t>
      </w:r>
      <w:r w:rsidDel="00000000" w:rsidR="00000000" w:rsidRPr="00000000">
        <w:rPr>
          <w:rtl w:val="0"/>
        </w:rPr>
        <w:t xml:space="preserve">employee's misuse of an AI tool. This underscores the critical importance of every staff member adhering to this directive without exception.</w:t>
      </w:r>
    </w:p>
    <w:p w:rsidR="00000000" w:rsidDel="00000000" w:rsidP="00000000" w:rsidRDefault="00000000" w:rsidRPr="00000000" w14:paraId="0000009E">
      <w:pPr>
        <w:pStyle w:val="Heading2"/>
        <w:keepNext w:val="0"/>
        <w:keepLines w:val="0"/>
        <w:spacing w:before="280" w:lineRule="auto"/>
        <w:ind w:left="283.46456692913387" w:hanging="360"/>
        <w:rPr/>
      </w:pPr>
      <w:bookmarkStart w:colFirst="0" w:colLast="0" w:name="_vtzvpdfvc98b" w:id="27"/>
      <w:bookmarkEnd w:id="27"/>
      <w:r w:rsidDel="00000000" w:rsidR="00000000" w:rsidRPr="00000000">
        <w:rPr>
          <w:rtl w:val="0"/>
        </w:rPr>
        <w:t xml:space="preserve">3.2. Human Oversight and Verification</w:t>
      </w:r>
    </w:p>
    <w:p w:rsidR="00000000" w:rsidDel="00000000" w:rsidP="00000000" w:rsidRDefault="00000000" w:rsidRPr="00000000" w14:paraId="0000009F">
      <w:pPr>
        <w:spacing w:after="240" w:before="240" w:lineRule="auto"/>
        <w:rPr/>
      </w:pPr>
      <w:r w:rsidDel="00000000" w:rsidR="00000000" w:rsidRPr="00000000">
        <w:rPr>
          <w:rtl w:val="0"/>
        </w:rPr>
        <w:t xml:space="preserve">AI systems are to be utilised as powerful assistants that support and enhance human work, not as independent decision makers or infallible sources of truth.</w:t>
      </w:r>
      <w:commentRangeStart w:id="8"/>
      <w:commentRangeStart w:id="9"/>
      <w:r w:rsidDel="00000000" w:rsidR="00000000" w:rsidRPr="00000000">
        <w:rPr>
          <w:rtl w:val="0"/>
        </w:rPr>
        <w:t xml:space="preserve"> Meaningful human oversight is mandatory for all AI-assisted work</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serving as an important safeguard against the inherent limitations of the technology.</w:t>
      </w:r>
    </w:p>
    <w:p w:rsidR="00000000" w:rsidDel="00000000" w:rsidP="00000000" w:rsidRDefault="00000000" w:rsidRPr="00000000" w14:paraId="000000A0">
      <w:pPr>
        <w:spacing w:after="240" w:before="240" w:lineRule="auto"/>
        <w:rPr/>
      </w:pPr>
      <w:r w:rsidDel="00000000" w:rsidR="00000000" w:rsidRPr="00000000">
        <w:rPr>
          <w:rtl w:val="0"/>
        </w:rPr>
        <w:t xml:space="preserve">All Staff Members must:</w:t>
      </w:r>
    </w:p>
    <w:p w:rsidR="00000000" w:rsidDel="00000000" w:rsidP="00000000" w:rsidRDefault="00000000" w:rsidRPr="00000000" w14:paraId="000000A1">
      <w:pPr>
        <w:numPr>
          <w:ilvl w:val="0"/>
          <w:numId w:val="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Critically Review and Verify → Before using, publishing, or acting upon any AI-generated output, the staff member must critically review and fact-check the content for accuracy, relevance, logical coherence, and appropriateness. AI systems are known to produce factually incorrect information ("hallucinations"), outdated content, or subtly biased perspectives.</w:t>
      </w:r>
    </w:p>
    <w:p w:rsidR="00000000" w:rsidDel="00000000" w:rsidP="00000000" w:rsidRDefault="00000000" w:rsidRPr="00000000" w14:paraId="000000A2">
      <w:pPr>
        <w:numPr>
          <w:ilvl w:val="0"/>
          <w:numId w:val="7"/>
        </w:numPr>
        <w:spacing w:after="0" w:afterAutospacing="0" w:before="0" w:beforeAutospacing="0" w:lineRule="auto"/>
        <w:ind w:left="720" w:hanging="360"/>
        <w:rPr/>
      </w:pPr>
      <w:commentRangeStart w:id="10"/>
      <w:r w:rsidDel="00000000" w:rsidR="00000000" w:rsidRPr="00000000">
        <w:rPr>
          <w:rtl w:val="0"/>
        </w:rPr>
        <w:t xml:space="preserve">Edit and Refine </w:t>
      </w:r>
      <w:commentRangeEnd w:id="10"/>
      <w:r w:rsidDel="00000000" w:rsidR="00000000" w:rsidRPr="00000000">
        <w:commentReference w:id="10"/>
      </w:r>
      <w:r w:rsidDel="00000000" w:rsidR="00000000" w:rsidRPr="00000000">
        <w:rPr>
          <w:rFonts w:ascii="Arial Unicode MS" w:cs="Arial Unicode MS" w:eastAsia="Arial Unicode MS" w:hAnsi="Arial Unicode MS"/>
          <w:rtl w:val="0"/>
        </w:rPr>
        <w:t xml:space="preserve">→ AI generated content often serves as a generic first draft and can be repetitive, verbose, or lack a distinct tone. Staff must actively edit and refine this output to ensure it is concise and clear. This involves infusing personal expertise, adding relevant context, and simplifying overly complex language to create a high quality final product that is uniquely our own.</w:t>
      </w:r>
    </w:p>
    <w:p w:rsidR="00000000" w:rsidDel="00000000" w:rsidP="00000000" w:rsidRDefault="00000000" w:rsidRPr="00000000" w14:paraId="000000A3">
      <w:pPr>
        <w:numPr>
          <w:ilvl w:val="0"/>
          <w:numId w:val="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Accept Full Accountability → The individual staff member remains fully accountable for the final work product and any decisions based upon it, regardless of the extent to which AI was used in its creation. Claiming "the AI generated it" is not a valid defense for errors, inaccuracies, or policy violations.</w:t>
      </w:r>
    </w:p>
    <w:p w:rsidR="00000000" w:rsidDel="00000000" w:rsidP="00000000" w:rsidRDefault="00000000" w:rsidRPr="00000000" w14:paraId="000000A4">
      <w:pPr>
        <w:pStyle w:val="Heading2"/>
        <w:keepNext w:val="0"/>
        <w:keepLines w:val="0"/>
        <w:spacing w:before="280" w:lineRule="auto"/>
        <w:ind w:left="283.46456692913387" w:hanging="360"/>
        <w:rPr/>
      </w:pPr>
      <w:bookmarkStart w:colFirst="0" w:colLast="0" w:name="_92ir41lr6vig" w:id="28"/>
      <w:bookmarkEnd w:id="28"/>
      <w:r w:rsidDel="00000000" w:rsidR="00000000" w:rsidRPr="00000000">
        <w:rPr>
          <w:rtl w:val="0"/>
        </w:rPr>
        <w:t xml:space="preserve">3.3. Transparency and Disclosure</w:t>
      </w:r>
    </w:p>
    <w:p w:rsidR="00000000" w:rsidDel="00000000" w:rsidP="00000000" w:rsidRDefault="00000000" w:rsidRPr="00000000" w14:paraId="000000A5">
      <w:pPr>
        <w:spacing w:after="240" w:before="240" w:lineRule="auto"/>
        <w:rPr/>
      </w:pPr>
      <w:r w:rsidDel="00000000" w:rsidR="00000000" w:rsidRPr="00000000">
        <w:rPr>
          <w:rtl w:val="0"/>
        </w:rPr>
        <w:t xml:space="preserve">A commitment to transparency is essential for building and maintaining trust with colleagues, partners, and our learning community. Staff Members are expected to be open and honest about their use of AI tools.</w:t>
      </w:r>
    </w:p>
    <w:p w:rsidR="00000000" w:rsidDel="00000000" w:rsidP="00000000" w:rsidRDefault="00000000" w:rsidRPr="00000000" w14:paraId="000000A6">
      <w:pPr>
        <w:numPr>
          <w:ilvl w:val="0"/>
          <w:numId w:val="12"/>
        </w:numPr>
        <w:spacing w:after="0" w:afterAutospacing="0" w:before="240" w:lineRule="auto"/>
        <w:ind w:left="720" w:hanging="360"/>
        <w:rPr/>
      </w:pPr>
      <w:commentRangeStart w:id="11"/>
      <w:commentRangeStart w:id="12"/>
      <w:r w:rsidDel="00000000" w:rsidR="00000000" w:rsidRPr="00000000">
        <w:rPr>
          <w:rtl w:val="0"/>
        </w:rPr>
        <w:t xml:space="preserve">Internal Disclosure </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Arial Unicode MS" w:cs="Arial Unicode MS" w:eastAsia="Arial Unicode MS" w:hAnsi="Arial Unicode MS"/>
          <w:rtl w:val="0"/>
        </w:rPr>
        <w:t xml:space="preserve">→ When AI has been used to generate a significant portion of any internal document, report, presentation, or piece of software code, this use must be disclosed to the staff member's line manager and any relevant project stakeholders.</w:t>
      </w:r>
    </w:p>
    <w:p w:rsidR="00000000" w:rsidDel="00000000" w:rsidP="00000000" w:rsidRDefault="00000000" w:rsidRPr="00000000" w14:paraId="000000A7">
      <w:pPr>
        <w:numPr>
          <w:ilvl w:val="0"/>
          <w:numId w:val="1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External and Academic Disclosure → For any content intended for external publication or for use in an instructional or academic context,</w:t>
      </w:r>
      <w:commentRangeStart w:id="13"/>
      <w:commentRangeStart w:id="14"/>
      <w:r w:rsidDel="00000000" w:rsidR="00000000" w:rsidRPr="00000000">
        <w:rPr>
          <w:rtl w:val="0"/>
        </w:rPr>
        <w:t xml:space="preserve"> AI-generated material must be properly attributed.</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t xml:space="preserve"> The </w:t>
      </w:r>
      <w:r w:rsidDel="00000000" w:rsidR="00000000" w:rsidRPr="00000000">
        <w:rPr>
          <w:highlight w:val="yellow"/>
          <w:rtl w:val="0"/>
        </w:rPr>
        <w:t xml:space="preserve">AIEC</w:t>
      </w:r>
      <w:r w:rsidDel="00000000" w:rsidR="00000000" w:rsidRPr="00000000">
        <w:rPr>
          <w:rtl w:val="0"/>
        </w:rPr>
        <w:t xml:space="preserve"> will issue specific guidance on acceptable citation and acknowledgment formats, aligning with emerging best practices in academic and professional integrity.</w:t>
      </w:r>
    </w:p>
    <w:p w:rsidR="00000000" w:rsidDel="00000000" w:rsidP="00000000" w:rsidRDefault="00000000" w:rsidRPr="00000000" w14:paraId="000000A8">
      <w:pPr>
        <w:pStyle w:val="Heading2"/>
        <w:keepNext w:val="0"/>
        <w:keepLines w:val="0"/>
        <w:spacing w:before="280" w:lineRule="auto"/>
        <w:ind w:left="283.46456692913387" w:hanging="360"/>
        <w:rPr/>
      </w:pPr>
      <w:bookmarkStart w:colFirst="0" w:colLast="0" w:name="_31xxmecb1ahn" w:id="29"/>
      <w:bookmarkEnd w:id="29"/>
      <w:r w:rsidDel="00000000" w:rsidR="00000000" w:rsidRPr="00000000">
        <w:rPr>
          <w:rtl w:val="0"/>
        </w:rPr>
        <w:t xml:space="preserve">3.4. Security and Access</w:t>
      </w:r>
    </w:p>
    <w:p w:rsidR="00000000" w:rsidDel="00000000" w:rsidP="00000000" w:rsidRDefault="00000000" w:rsidRPr="00000000" w14:paraId="000000A9">
      <w:pPr>
        <w:spacing w:after="240" w:before="240" w:lineRule="auto"/>
        <w:rPr/>
      </w:pPr>
      <w:r w:rsidDel="00000000" w:rsidR="00000000" w:rsidRPr="00000000">
        <w:rPr>
          <w:rtl w:val="0"/>
        </w:rPr>
        <w:t xml:space="preserve">The security of our AI tools is an extension of our overall information security posture.</w:t>
      </w:r>
    </w:p>
    <w:p w:rsidR="00000000" w:rsidDel="00000000" w:rsidP="00000000" w:rsidRDefault="00000000" w:rsidRPr="00000000" w14:paraId="000000AA">
      <w:pPr>
        <w:numPr>
          <w:ilvl w:val="0"/>
          <w:numId w:val="3"/>
        </w:numPr>
        <w:spacing w:after="0" w:afterAutospacing="0" w:before="240" w:lineRule="auto"/>
        <w:ind w:left="720" w:hanging="360"/>
        <w:rPr/>
      </w:pPr>
      <w:r w:rsidDel="00000000" w:rsidR="00000000" w:rsidRPr="00000000">
        <w:rPr>
          <w:rtl w:val="0"/>
        </w:rPr>
        <w:t xml:space="preserve">Access to all company-approved AI tools will be provisioned by the Systems Team and managed through company credentials (e.g., Google Workspace single sign-on). Staff Members must adhere to all existing password, multi-factor authentication, and access control policies as defined in the Technology and Applications Policy.</w:t>
      </w:r>
      <w:r w:rsidDel="00000000" w:rsidR="00000000" w:rsidRPr="00000000">
        <w:rPr>
          <w:rtl w:val="0"/>
        </w:rPr>
      </w:r>
    </w:p>
    <w:p w:rsidR="00000000" w:rsidDel="00000000" w:rsidP="00000000" w:rsidRDefault="00000000" w:rsidRPr="00000000" w14:paraId="000000AB">
      <w:pPr>
        <w:numPr>
          <w:ilvl w:val="0"/>
          <w:numId w:val="3"/>
        </w:numPr>
        <w:spacing w:after="240" w:before="0" w:beforeAutospacing="0" w:lineRule="auto"/>
        <w:ind w:left="720" w:hanging="360"/>
        <w:rPr/>
      </w:pPr>
      <w:r w:rsidDel="00000000" w:rsidR="00000000" w:rsidRPr="00000000">
        <w:rPr>
          <w:rtl w:val="0"/>
        </w:rPr>
        <w:t xml:space="preserve">The sharing of account credentials, tokens, or any other access method for any company-provisioned AI platform is a serious security violation and is strictly prohibited.</w:t>
      </w:r>
    </w:p>
    <w:p w:rsidR="00000000" w:rsidDel="00000000" w:rsidP="00000000" w:rsidRDefault="00000000" w:rsidRPr="00000000" w14:paraId="000000AC">
      <w:pPr>
        <w:pStyle w:val="Heading2"/>
        <w:keepNext w:val="0"/>
        <w:keepLines w:val="0"/>
        <w:spacing w:before="280" w:lineRule="auto"/>
        <w:ind w:left="283.46456692913387" w:hanging="360"/>
        <w:rPr/>
      </w:pPr>
      <w:bookmarkStart w:colFirst="0" w:colLast="0" w:name="_e93k93xyaz5z" w:id="30"/>
      <w:bookmarkEnd w:id="30"/>
      <w:r w:rsidDel="00000000" w:rsidR="00000000" w:rsidRPr="00000000">
        <w:rPr>
          <w:rtl w:val="0"/>
        </w:rPr>
        <w:t xml:space="preserve">3.5. Mandatory Training</w:t>
      </w:r>
    </w:p>
    <w:p w:rsidR="00000000" w:rsidDel="00000000" w:rsidP="00000000" w:rsidRDefault="00000000" w:rsidRPr="00000000" w14:paraId="000000AD">
      <w:pPr>
        <w:spacing w:after="240" w:before="240" w:lineRule="auto"/>
        <w:rPr/>
      </w:pPr>
      <w:r w:rsidDel="00000000" w:rsidR="00000000" w:rsidRPr="00000000">
        <w:rPr>
          <w:rtl w:val="0"/>
        </w:rPr>
        <w:t xml:space="preserve">The responsible use of AI requires a new set of skills and a heightened awareness of the associated risks.</w:t>
      </w:r>
    </w:p>
    <w:p w:rsidR="00000000" w:rsidDel="00000000" w:rsidP="00000000" w:rsidRDefault="00000000" w:rsidRPr="00000000" w14:paraId="000000AE">
      <w:pPr>
        <w:numPr>
          <w:ilvl w:val="0"/>
          <w:numId w:val="4"/>
        </w:numPr>
        <w:spacing w:after="0" w:afterAutospacing="0" w:before="240" w:lineRule="auto"/>
        <w:ind w:left="720" w:hanging="360"/>
        <w:rPr/>
      </w:pPr>
      <w:r w:rsidDel="00000000" w:rsidR="00000000" w:rsidRPr="00000000">
        <w:rPr>
          <w:rtl w:val="0"/>
        </w:rPr>
        <w:t xml:space="preserve">All Staff Members are required to complete the </w:t>
      </w:r>
      <w:commentRangeStart w:id="15"/>
      <w:commentRangeStart w:id="16"/>
      <w:commentRangeStart w:id="17"/>
      <w:r w:rsidDel="00000000" w:rsidR="00000000" w:rsidRPr="00000000">
        <w:rPr>
          <w:rtl w:val="0"/>
        </w:rPr>
        <w:t xml:space="preserve">company's mandatory training program</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 on this AI Policy, data privacy principles, information security in the context of AI, and the ethical use of approved tools.</w:t>
      </w:r>
    </w:p>
    <w:p w:rsidR="00000000" w:rsidDel="00000000" w:rsidP="00000000" w:rsidRDefault="00000000" w:rsidRPr="00000000" w14:paraId="000000AF">
      <w:pPr>
        <w:numPr>
          <w:ilvl w:val="0"/>
          <w:numId w:val="4"/>
        </w:numPr>
        <w:spacing w:after="240" w:before="0" w:beforeAutospacing="0" w:lineRule="auto"/>
        <w:ind w:left="720" w:hanging="360"/>
        <w:rPr/>
      </w:pPr>
      <w:r w:rsidDel="00000000" w:rsidR="00000000" w:rsidRPr="00000000">
        <w:rPr>
          <w:rtl w:val="0"/>
        </w:rPr>
        <w:t xml:space="preserve">Completion of this training will be tracked by the company. Access to approved AI tools may be made contingent upon the successful completion of the required modules. Periodic refresher training will also be mandated as the technology and regulatory landscapes evolve.</w:t>
      </w:r>
    </w:p>
    <w:p w:rsidR="00000000" w:rsidDel="00000000" w:rsidP="00000000" w:rsidRDefault="00000000" w:rsidRPr="00000000" w14:paraId="000000B0">
      <w:pPr>
        <w:pStyle w:val="Heading2"/>
        <w:keepNext w:val="0"/>
        <w:keepLines w:val="0"/>
        <w:spacing w:before="280" w:lineRule="auto"/>
        <w:ind w:left="-76.53543307086615" w:firstLine="0"/>
        <w:rPr>
          <w:sz w:val="2"/>
          <w:szCs w:val="2"/>
        </w:rPr>
      </w:pPr>
      <w:bookmarkStart w:colFirst="0" w:colLast="0" w:name="_hh8gf4w80yq8" w:id="31"/>
      <w:bookmarkEnd w:id="31"/>
      <w:r w:rsidDel="00000000" w:rsidR="00000000" w:rsidRPr="00000000">
        <w:rPr>
          <w:rtl w:val="0"/>
        </w:rPr>
      </w:r>
    </w:p>
    <w:p w:rsidR="00000000" w:rsidDel="00000000" w:rsidP="00000000" w:rsidRDefault="00000000" w:rsidRPr="00000000" w14:paraId="000000B1">
      <w:pPr>
        <w:pStyle w:val="Heading2"/>
        <w:keepNext w:val="0"/>
        <w:keepLines w:val="0"/>
        <w:spacing w:before="280" w:line="360" w:lineRule="auto"/>
        <w:ind w:left="283.46456692913387" w:hanging="360"/>
        <w:rPr/>
      </w:pPr>
      <w:bookmarkStart w:colFirst="0" w:colLast="0" w:name="_k7pa15148vrv" w:id="32"/>
      <w:bookmarkEnd w:id="32"/>
      <w:r w:rsidDel="00000000" w:rsidR="00000000" w:rsidRPr="00000000">
        <w:rPr>
          <w:rtl w:val="0"/>
        </w:rPr>
        <w:t xml:space="preserve">3.6 Mindful Usage and Mitigating Dependency</w:t>
      </w: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t xml:space="preserve">While AI tools offer significant benefits for productivity, it is key to engage with them responsibly to avoid negative behavioural impacts and unhealthy dependencies.</w:t>
      </w:r>
    </w:p>
    <w:p w:rsidR="00000000" w:rsidDel="00000000" w:rsidP="00000000" w:rsidRDefault="00000000" w:rsidRPr="00000000" w14:paraId="000000B3">
      <w:pPr>
        <w:numPr>
          <w:ilvl w:val="0"/>
          <w:numId w:val="19"/>
        </w:numPr>
        <w:spacing w:after="0" w:afterAutospacing="0" w:line="360" w:lineRule="auto"/>
        <w:ind w:left="720" w:hanging="360"/>
        <w:rPr>
          <w:u w:val="none"/>
        </w:rPr>
      </w:pPr>
      <w:r w:rsidDel="00000000" w:rsidR="00000000" w:rsidRPr="00000000">
        <w:rPr>
          <w:rFonts w:ascii="Arial Unicode MS" w:cs="Arial Unicode MS" w:eastAsia="Arial Unicode MS" w:hAnsi="Arial Unicode MS"/>
          <w:rtl w:val="0"/>
        </w:rPr>
        <w:t xml:space="preserve">Avoid Over Reliance → Frequent use of AI can lead to cognitive offloading, potentially degraded critical thinking and problem solving skills over time. Staff should view AI as a tool to augment and not replace their own judgment and expertise. It is essential to maintain a healthy skepticism of AI outputs and actively engage in the cognitive work of a task.</w:t>
      </w:r>
    </w:p>
    <w:p w:rsidR="00000000" w:rsidDel="00000000" w:rsidP="00000000" w:rsidRDefault="00000000" w:rsidRPr="00000000" w14:paraId="000000B4">
      <w:pPr>
        <w:numPr>
          <w:ilvl w:val="0"/>
          <w:numId w:val="19"/>
        </w:numPr>
        <w:spacing w:after="0" w:afterAutospacing="0" w:line="360" w:lineRule="auto"/>
        <w:ind w:left="720" w:hanging="360"/>
        <w:rPr>
          <w:u w:val="none"/>
        </w:rPr>
      </w:pPr>
      <w:r w:rsidDel="00000000" w:rsidR="00000000" w:rsidRPr="00000000">
        <w:rPr>
          <w:rFonts w:ascii="Arial Unicode MS" w:cs="Arial Unicode MS" w:eastAsia="Arial Unicode MS" w:hAnsi="Arial Unicode MS"/>
          <w:rtl w:val="0"/>
        </w:rPr>
        <w:t xml:space="preserve">Preserving Human Connection → The convenience of AI-driven communication can sometimes come at the cost of genuine human interaction, which is vital for a collaborative and supportive workplace. Staff should be conscious of maintaining personal connections with colleagues and </w:t>
      </w:r>
      <w:commentRangeStart w:id="18"/>
      <w:commentRangeStart w:id="19"/>
      <w:r w:rsidDel="00000000" w:rsidR="00000000" w:rsidRPr="00000000">
        <w:rPr>
          <w:rtl w:val="0"/>
        </w:rPr>
        <w:t xml:space="preserve">stakeholders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 prioritising direct communication where appropriate. In practice, this means using AI to handle routine or repetitive interactions while ensuring humans remain present for moments that require empathy, trust or nuanced judgement. AI will act as a bridge to our customers and not a barrier. Staff must actively choose direct communication when relationships, emotional sensitivity or complex collaboration are involved.</w:t>
      </w:r>
    </w:p>
    <w:p w:rsidR="00000000" w:rsidDel="00000000" w:rsidP="00000000" w:rsidRDefault="00000000" w:rsidRPr="00000000" w14:paraId="000000B5">
      <w:pPr>
        <w:numPr>
          <w:ilvl w:val="0"/>
          <w:numId w:val="19"/>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Promoting Well Being → Research indicates that frequent engagement with AI systems can sometimes contribute to feelings of loneliness or job insecurity. Staff are encouraged to balance their use of AI with other work practices and to discuss any concerns about AI's impact on their role or well being with their line manager.</w:t>
      </w:r>
    </w:p>
    <w:p w:rsidR="00000000" w:rsidDel="00000000" w:rsidP="00000000" w:rsidRDefault="00000000" w:rsidRPr="00000000" w14:paraId="000000B6">
      <w:pPr>
        <w:pStyle w:val="Heading1"/>
        <w:keepNext w:val="0"/>
        <w:keepLines w:val="0"/>
        <w:spacing w:after="80" w:lineRule="auto"/>
        <w:ind w:left="283.46456692913387" w:hanging="360"/>
        <w:rPr/>
      </w:pPr>
      <w:bookmarkStart w:colFirst="0" w:colLast="0" w:name="_wgy269sm0dhx" w:id="33"/>
      <w:bookmarkEnd w:id="33"/>
      <w:r w:rsidDel="00000000" w:rsidR="00000000" w:rsidRPr="00000000">
        <w:rPr>
          <w:rtl w:val="0"/>
        </w:rPr>
        <w:t xml:space="preserve">4. Guidelines for Approved AI Tools</w:t>
      </w:r>
    </w:p>
    <w:p w:rsidR="00000000" w:rsidDel="00000000" w:rsidP="00000000" w:rsidRDefault="00000000" w:rsidRPr="00000000" w14:paraId="000000B7">
      <w:pPr>
        <w:spacing w:after="240" w:before="240" w:lineRule="auto"/>
        <w:rPr/>
      </w:pPr>
      <w:r w:rsidDel="00000000" w:rsidR="00000000" w:rsidRPr="00000000">
        <w:rPr>
          <w:rtl w:val="0"/>
        </w:rPr>
        <w:t xml:space="preserve">While the general responsibilities in Section 3 apply universally, it is also important for Staff Members to understand the specific context and capabilities of the AI tools that have been approved for use. The selection of a specific "Teams" or "Enterprise" version of a tool is a deliberate risk mitigation strategy, as consumer-grade versions often have fundamentally different and unacceptable data privacy policies (e.g., using user data for model training). Therefore, this policy approves only the specific business-tier versions listed below, accessed via company-provisioned accounts. Use of any personal, free, or consumer-grade version of these platforms for company work is a direct violation of this policy. To enforce this critical distinction, the Systems Team will take reasonable measures to block access to known consumer AI services on company networks and managed devices.</w:t>
      </w:r>
    </w:p>
    <w:p w:rsidR="00000000" w:rsidDel="00000000" w:rsidP="00000000" w:rsidRDefault="00000000" w:rsidRPr="00000000" w14:paraId="000000B8">
      <w:pPr>
        <w:spacing w:after="240" w:before="240" w:lineRule="auto"/>
        <w:rPr/>
      </w:pPr>
      <w:r w:rsidDel="00000000" w:rsidR="00000000" w:rsidRPr="00000000">
        <w:rPr>
          <w:rtl w:val="0"/>
        </w:rPr>
        <w:t xml:space="preserve">The following matrix provides a high-level summary of permitted uses and data sensitivity levels for our approved tools. It is intended as a quick-reference guide, the detailed descriptions that follow are the authoritative source.</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095"/>
        <w:gridCol w:w="3210"/>
        <w:tblGridChange w:id="0">
          <w:tblGrid>
            <w:gridCol w:w="2025"/>
            <w:gridCol w:w="4095"/>
            <w:gridCol w:w="3210"/>
          </w:tblGrid>
        </w:tblGridChange>
      </w:tblGrid>
      <w:tr>
        <w:trPr>
          <w:cantSplit w:val="0"/>
          <w:trHeight w:val="1158.61865234375"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B9">
            <w:pPr>
              <w:spacing w:after="200" w:lineRule="auto"/>
              <w:ind w:left="283.46456692913387" w:hanging="360"/>
              <w:jc w:val="center"/>
              <w:rPr>
                <w:b w:val="1"/>
                <w:color w:val="ffffff"/>
              </w:rPr>
            </w:pPr>
            <w:r w:rsidDel="00000000" w:rsidR="00000000" w:rsidRPr="00000000">
              <w:rPr>
                <w:b w:val="1"/>
                <w:color w:val="ffffff"/>
                <w:rtl w:val="0"/>
              </w:rPr>
              <w:t xml:space="preserve">Tool</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BA">
            <w:pPr>
              <w:spacing w:after="200" w:lineRule="auto"/>
              <w:ind w:left="283.46456692913387" w:hanging="360"/>
              <w:jc w:val="center"/>
              <w:rPr>
                <w:b w:val="1"/>
                <w:color w:val="ffffff"/>
              </w:rPr>
            </w:pPr>
            <w:r w:rsidDel="00000000" w:rsidR="00000000" w:rsidRPr="00000000">
              <w:rPr>
                <w:b w:val="1"/>
                <w:color w:val="ffffff"/>
                <w:rtl w:val="0"/>
              </w:rPr>
              <w:t xml:space="preserve">Permitted Use Cases</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BB">
            <w:pPr>
              <w:spacing w:after="200" w:lineRule="auto"/>
              <w:ind w:left="0" w:firstLine="0"/>
              <w:jc w:val="center"/>
              <w:rPr>
                <w:b w:val="1"/>
                <w:color w:val="ffffff"/>
              </w:rPr>
            </w:pPr>
            <w:r w:rsidDel="00000000" w:rsidR="00000000" w:rsidRPr="00000000">
              <w:rPr>
                <w:b w:val="1"/>
                <w:color w:val="ffffff"/>
                <w:rtl w:val="0"/>
              </w:rPr>
              <w:t xml:space="preserve">Maximum Data Sensitivity Level Allowed</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00" w:lineRule="auto"/>
              <w:ind w:left="0" w:firstLine="0"/>
              <w:rPr/>
            </w:pPr>
            <w:r w:rsidDel="00000000" w:rsidR="00000000" w:rsidRPr="00000000">
              <w:rPr>
                <w:rtl w:val="0"/>
              </w:rPr>
              <w:t xml:space="preserve">Google Gemini (in Workspace for Education)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00" w:lineRule="auto"/>
              <w:ind w:left="283.46456692913387" w:hanging="360"/>
              <w:rPr/>
            </w:pPr>
            <w:r w:rsidDel="00000000" w:rsidR="00000000" w:rsidRPr="00000000">
              <w:rPr>
                <w:rtl w:val="0"/>
              </w:rPr>
              <w:t xml:space="preserve">Drafting communications</w:t>
            </w:r>
          </w:p>
          <w:p w:rsidR="00000000" w:rsidDel="00000000" w:rsidP="00000000" w:rsidRDefault="00000000" w:rsidRPr="00000000" w14:paraId="000000BE">
            <w:pPr>
              <w:spacing w:after="200" w:lineRule="auto"/>
              <w:ind w:left="283.46456692913387" w:hanging="360"/>
              <w:rPr/>
            </w:pPr>
            <w:r w:rsidDel="00000000" w:rsidR="00000000" w:rsidRPr="00000000">
              <w:rPr>
                <w:rtl w:val="0"/>
              </w:rPr>
              <w:t xml:space="preserve">Summarizing </w:t>
            </w:r>
            <w:commentRangeStart w:id="20"/>
            <w:commentRangeStart w:id="21"/>
            <w:r w:rsidDel="00000000" w:rsidR="00000000" w:rsidRPr="00000000">
              <w:rPr>
                <w:rtl w:val="0"/>
              </w:rPr>
              <w:t xml:space="preserve">internal </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documents</w:t>
            </w:r>
          </w:p>
          <w:p w:rsidR="00000000" w:rsidDel="00000000" w:rsidP="00000000" w:rsidRDefault="00000000" w:rsidRPr="00000000" w14:paraId="000000BF">
            <w:pPr>
              <w:spacing w:after="200" w:lineRule="auto"/>
              <w:ind w:left="283.46456692913387" w:hanging="360"/>
              <w:rPr/>
            </w:pPr>
            <w:r w:rsidDel="00000000" w:rsidR="00000000" w:rsidRPr="00000000">
              <w:rPr>
                <w:rtl w:val="0"/>
              </w:rPr>
              <w:t xml:space="preserve">Brainstorming and ideation</w:t>
            </w:r>
          </w:p>
          <w:p w:rsidR="00000000" w:rsidDel="00000000" w:rsidP="00000000" w:rsidRDefault="00000000" w:rsidRPr="00000000" w14:paraId="000000C0">
            <w:pPr>
              <w:spacing w:after="200" w:lineRule="auto"/>
              <w:ind w:left="283.46456692913387" w:hanging="360"/>
              <w:rPr/>
            </w:pPr>
            <w:r w:rsidDel="00000000" w:rsidR="00000000" w:rsidRPr="00000000">
              <w:rPr>
                <w:rtl w:val="0"/>
              </w:rPr>
              <w:t xml:space="preserve">Analyzing anonymized data</w:t>
            </w:r>
          </w:p>
          <w:p w:rsidR="00000000" w:rsidDel="00000000" w:rsidP="00000000" w:rsidRDefault="00000000" w:rsidRPr="00000000" w14:paraId="000000C1">
            <w:pPr>
              <w:spacing w:after="200" w:lineRule="auto"/>
              <w:ind w:left="283.46456692913387" w:hanging="360"/>
              <w:rPr/>
            </w:pPr>
            <w:r w:rsidDel="00000000" w:rsidR="00000000" w:rsidRPr="00000000">
              <w:rPr>
                <w:rtl w:val="0"/>
              </w:rPr>
              <w:t xml:space="preserve">Generating meeting transcripts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00" w:lineRule="auto"/>
              <w:ind w:left="0" w:firstLine="0"/>
              <w:rPr/>
            </w:pPr>
            <w:r w:rsidDel="00000000" w:rsidR="00000000" w:rsidRPr="00000000">
              <w:rPr>
                <w:rtl w:val="0"/>
              </w:rPr>
              <w:t xml:space="preserve">Internal Use (No Personal Information or Confidential Company Information)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00" w:lineRule="auto"/>
              <w:ind w:left="0" w:firstLine="0"/>
              <w:rPr/>
            </w:pPr>
            <w:r w:rsidDel="00000000" w:rsidR="00000000" w:rsidRPr="00000000">
              <w:rPr>
                <w:rtl w:val="0"/>
              </w:rPr>
              <w:t xml:space="preserve">ChatGPT Free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00" w:lineRule="auto"/>
              <w:ind w:left="283.46456692913387" w:hanging="360"/>
              <w:rPr/>
            </w:pPr>
            <w:r w:rsidDel="00000000" w:rsidR="00000000" w:rsidRPr="00000000">
              <w:rPr>
                <w:rtl w:val="0"/>
              </w:rPr>
              <w:t xml:space="preserve">General, Non-Confidential Tasks Only</w:t>
            </w:r>
          </w:p>
          <w:p w:rsidR="00000000" w:rsidDel="00000000" w:rsidP="00000000" w:rsidRDefault="00000000" w:rsidRPr="00000000" w14:paraId="000000C5">
            <w:pPr>
              <w:spacing w:after="200" w:lineRule="auto"/>
              <w:ind w:left="-15.236220472440891" w:firstLine="0"/>
              <w:rPr/>
            </w:pPr>
            <w:r w:rsidDel="00000000" w:rsidR="00000000" w:rsidRPr="00000000">
              <w:rPr>
                <w:rtl w:val="0"/>
              </w:rPr>
              <w:t xml:space="preserve">Drafting generic non confidential content</w:t>
            </w:r>
          </w:p>
          <w:p w:rsidR="00000000" w:rsidDel="00000000" w:rsidP="00000000" w:rsidRDefault="00000000" w:rsidRPr="00000000" w14:paraId="000000C6">
            <w:pPr>
              <w:spacing w:after="200" w:lineRule="auto"/>
              <w:ind w:left="283.46456692913387" w:hanging="360"/>
              <w:rPr/>
            </w:pPr>
            <w:r w:rsidDel="00000000" w:rsidR="00000000" w:rsidRPr="00000000">
              <w:rPr>
                <w:rtl w:val="0"/>
              </w:rPr>
              <w:t xml:space="preserve">Summarising articles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00" w:lineRule="auto"/>
              <w:ind w:left="0" w:firstLine="0"/>
              <w:rPr/>
            </w:pPr>
            <w:r w:rsidDel="00000000" w:rsidR="00000000" w:rsidRPr="00000000">
              <w:rPr>
                <w:rtl w:val="0"/>
              </w:rPr>
              <w:t xml:space="preserve">No learner data, no staff data, non of Valenture’s or UCT OHS IP and lastly no confidential information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00" w:lineRule="auto"/>
              <w:ind w:left="283.46456692913387" w:hanging="360"/>
              <w:rPr/>
            </w:pPr>
            <w:commentRangeStart w:id="22"/>
            <w:r w:rsidDel="00000000" w:rsidR="00000000" w:rsidRPr="00000000">
              <w:rPr>
                <w:rtl w:val="0"/>
              </w:rPr>
              <w:t xml:space="preserve">ChatGPT</w:t>
            </w:r>
            <w:r w:rsidDel="00000000" w:rsidR="00000000" w:rsidRPr="00000000">
              <w:rPr>
                <w:rtl w:val="0"/>
              </w:rPr>
              <w:t xml:space="preserve"> Teams</w:t>
            </w:r>
            <w:commentRangeEnd w:id="22"/>
            <w:r w:rsidDel="00000000" w:rsidR="00000000" w:rsidRPr="00000000">
              <w:commentReference w:id="22"/>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00" w:lineRule="auto"/>
              <w:ind w:left="283.46456692913387" w:hanging="360"/>
              <w:rPr/>
            </w:pPr>
            <w:r w:rsidDel="00000000" w:rsidR="00000000" w:rsidRPr="00000000">
              <w:rPr>
                <w:rtl w:val="0"/>
              </w:rPr>
              <w:t xml:space="preserve">General knowledge queries</w:t>
            </w:r>
          </w:p>
          <w:p w:rsidR="00000000" w:rsidDel="00000000" w:rsidP="00000000" w:rsidRDefault="00000000" w:rsidRPr="00000000" w14:paraId="000000CA">
            <w:pPr>
              <w:spacing w:after="200" w:lineRule="auto"/>
              <w:ind w:left="283.46456692913387" w:hanging="360"/>
              <w:rPr/>
            </w:pPr>
            <w:r w:rsidDel="00000000" w:rsidR="00000000" w:rsidRPr="00000000">
              <w:rPr>
                <w:rtl w:val="0"/>
              </w:rPr>
              <w:t xml:space="preserve">Brainstorming public-facing content</w:t>
            </w:r>
          </w:p>
          <w:p w:rsidR="00000000" w:rsidDel="00000000" w:rsidP="00000000" w:rsidRDefault="00000000" w:rsidRPr="00000000" w14:paraId="000000CB">
            <w:pPr>
              <w:spacing w:after="200" w:lineRule="auto"/>
              <w:ind w:left="283.46456692913387" w:hanging="360"/>
              <w:rPr/>
            </w:pPr>
            <w:r w:rsidDel="00000000" w:rsidR="00000000" w:rsidRPr="00000000">
              <w:rPr>
                <w:rtl w:val="0"/>
              </w:rPr>
              <w:t xml:space="preserve">Creative ideation (non-sensitive)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00" w:lineRule="auto"/>
              <w:ind w:left="15.236220472440891" w:hanging="15.236220472440891"/>
              <w:rPr/>
            </w:pPr>
            <w:r w:rsidDel="00000000" w:rsidR="00000000" w:rsidRPr="00000000">
              <w:rPr>
                <w:rtl w:val="0"/>
              </w:rPr>
              <w:t xml:space="preserve">Public (No data that is not already publicly available)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00" w:lineRule="auto"/>
              <w:ind w:left="283.46456692913387" w:hanging="360"/>
              <w:rPr/>
            </w:pPr>
            <w:r w:rsidDel="00000000" w:rsidR="00000000" w:rsidRPr="00000000">
              <w:rPr>
                <w:rtl w:val="0"/>
              </w:rPr>
              <w:t xml:space="preserve">GitLab Duo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00" w:lineRule="auto"/>
              <w:ind w:left="283.46456692913387" w:hanging="360"/>
              <w:rPr/>
            </w:pPr>
            <w:r w:rsidDel="00000000" w:rsidR="00000000" w:rsidRPr="00000000">
              <w:rPr>
                <w:rtl w:val="0"/>
              </w:rPr>
              <w:t xml:space="preserve">Code completion and generation</w:t>
            </w:r>
          </w:p>
          <w:p w:rsidR="00000000" w:rsidDel="00000000" w:rsidP="00000000" w:rsidRDefault="00000000" w:rsidRPr="00000000" w14:paraId="000000CF">
            <w:pPr>
              <w:spacing w:after="200" w:lineRule="auto"/>
              <w:ind w:left="283.46456692913387" w:hanging="360"/>
              <w:rPr/>
            </w:pPr>
            <w:r w:rsidDel="00000000" w:rsidR="00000000" w:rsidRPr="00000000">
              <w:rPr>
                <w:rtl w:val="0"/>
              </w:rPr>
              <w:t xml:space="preserve">Explaining code blocks</w:t>
            </w:r>
          </w:p>
          <w:p w:rsidR="00000000" w:rsidDel="00000000" w:rsidP="00000000" w:rsidRDefault="00000000" w:rsidRPr="00000000" w14:paraId="000000D0">
            <w:pPr>
              <w:spacing w:after="200" w:lineRule="auto"/>
              <w:ind w:left="283.46456692913387" w:hanging="360"/>
              <w:rPr/>
            </w:pPr>
            <w:r w:rsidDel="00000000" w:rsidR="00000000" w:rsidRPr="00000000">
              <w:rPr>
                <w:rtl w:val="0"/>
              </w:rPr>
              <w:t xml:space="preserve">Generating unit tests</w:t>
            </w:r>
          </w:p>
          <w:p w:rsidR="00000000" w:rsidDel="00000000" w:rsidP="00000000" w:rsidRDefault="00000000" w:rsidRPr="00000000" w14:paraId="000000D1">
            <w:pPr>
              <w:spacing w:after="200" w:lineRule="auto"/>
              <w:ind w:left="283.46456692913387" w:hanging="360"/>
              <w:rPr/>
            </w:pPr>
            <w:r w:rsidDel="00000000" w:rsidR="00000000" w:rsidRPr="00000000">
              <w:rPr>
                <w:rtl w:val="0"/>
              </w:rPr>
              <w:t xml:space="preserve">CI/CD troubleshooting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00" w:lineRule="auto"/>
              <w:ind w:left="0" w:firstLine="0"/>
              <w:rPr/>
            </w:pPr>
            <w:r w:rsidDel="00000000" w:rsidR="00000000" w:rsidRPr="00000000">
              <w:rPr>
                <w:rtl w:val="0"/>
              </w:rPr>
              <w:t xml:space="preserve">Internal Use (For non-public codebases without embedded secrets or PII)</w:t>
            </w:r>
          </w:p>
        </w:tc>
      </w:tr>
    </w:tbl>
    <w:p w:rsidR="00000000" w:rsidDel="00000000" w:rsidP="00000000" w:rsidRDefault="00000000" w:rsidRPr="00000000" w14:paraId="000000D3">
      <w:pPr>
        <w:spacing w:after="200" w:lineRule="auto"/>
        <w:ind w:left="-76.53543307086615" w:firstLine="0"/>
        <w:rPr/>
      </w:pPr>
      <w:r w:rsidDel="00000000" w:rsidR="00000000" w:rsidRPr="00000000">
        <w:rPr>
          <w:rtl w:val="0"/>
        </w:rPr>
      </w:r>
    </w:p>
    <w:p w:rsidR="00000000" w:rsidDel="00000000" w:rsidP="00000000" w:rsidRDefault="00000000" w:rsidRPr="00000000" w14:paraId="000000D4">
      <w:pPr>
        <w:spacing w:after="200" w:lineRule="auto"/>
        <w:ind w:left="-76.53543307086615" w:firstLine="0"/>
        <w:rPr/>
      </w:pPr>
      <w:r w:rsidDel="00000000" w:rsidR="00000000" w:rsidRPr="00000000">
        <w:rPr>
          <w:rtl w:val="0"/>
        </w:rPr>
      </w:r>
    </w:p>
    <w:p w:rsidR="00000000" w:rsidDel="00000000" w:rsidP="00000000" w:rsidRDefault="00000000" w:rsidRPr="00000000" w14:paraId="000000D5">
      <w:pPr>
        <w:pStyle w:val="Heading2"/>
        <w:keepNext w:val="0"/>
        <w:keepLines w:val="0"/>
        <w:spacing w:before="280" w:lineRule="auto"/>
        <w:ind w:left="-76.53543307086615" w:firstLine="0"/>
        <w:rPr/>
      </w:pPr>
      <w:bookmarkStart w:colFirst="0" w:colLast="0" w:name="_lxte4rpsj9ae" w:id="34"/>
      <w:bookmarkEnd w:id="34"/>
      <w:r w:rsidDel="00000000" w:rsidR="00000000" w:rsidRPr="00000000">
        <w:rPr>
          <w:rtl w:val="0"/>
        </w:rPr>
        <w:t xml:space="preserve">4.1. Google Gemini (within Google Workspace for Education)</w:t>
      </w:r>
    </w:p>
    <w:p w:rsidR="00000000" w:rsidDel="00000000" w:rsidP="00000000" w:rsidRDefault="00000000" w:rsidRPr="00000000" w14:paraId="000000D6">
      <w:pPr>
        <w:numPr>
          <w:ilvl w:val="0"/>
          <w:numId w:val="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Data Protection Context → As a core service within our Google Workspace for Education instance, Gemini is covered by our enterprise agreement with Google. This provides the highest level of data protection among our approved tools. All prompts, conversations, and data processed by Gemini within our Workspace environment are treated as customer data. This data is not used to train Google's general public models, it is not reviewed by human reviewers and is subject to all our existing Google Workspace security controls, such as data-regions policies and Data Loss Prevention (DLP).</w:t>
      </w:r>
    </w:p>
    <w:p w:rsidR="00000000" w:rsidDel="00000000" w:rsidP="00000000" w:rsidRDefault="00000000" w:rsidRPr="00000000" w14:paraId="000000D7">
      <w:pPr>
        <w:numPr>
          <w:ilvl w:val="0"/>
          <w:numId w:val="5"/>
        </w:numPr>
        <w:spacing w:after="0" w:afterAutospacing="0" w:before="0" w:beforeAutospacing="0" w:lineRule="auto"/>
        <w:ind w:left="720" w:hanging="360"/>
        <w:rPr/>
      </w:pPr>
      <w:r w:rsidDel="00000000" w:rsidR="00000000" w:rsidRPr="00000000">
        <w:rPr>
          <w:rtl w:val="0"/>
        </w:rPr>
        <w:t xml:space="preserve">Permitted Use Cases:</w:t>
      </w:r>
    </w:p>
    <w:p w:rsidR="00000000" w:rsidDel="00000000" w:rsidP="00000000" w:rsidRDefault="00000000" w:rsidRPr="00000000" w14:paraId="000000D8">
      <w:pPr>
        <w:numPr>
          <w:ilvl w:val="1"/>
          <w:numId w:val="5"/>
        </w:numPr>
        <w:spacing w:after="0" w:afterAutospacing="0" w:before="0" w:beforeAutospacing="0" w:lineRule="auto"/>
        <w:ind w:left="1440" w:hanging="360"/>
        <w:rPr/>
      </w:pPr>
      <w:r w:rsidDel="00000000" w:rsidR="00000000" w:rsidRPr="00000000">
        <w:rPr>
          <w:rtl w:val="0"/>
        </w:rPr>
        <w:t xml:space="preserve">Drafting internal and external communications, such as emails, announcements, and reports</w:t>
      </w:r>
    </w:p>
    <w:p w:rsidR="00000000" w:rsidDel="00000000" w:rsidP="00000000" w:rsidRDefault="00000000" w:rsidRPr="00000000" w14:paraId="000000D9">
      <w:pPr>
        <w:numPr>
          <w:ilvl w:val="1"/>
          <w:numId w:val="5"/>
        </w:numPr>
        <w:spacing w:after="0" w:afterAutospacing="0" w:before="0" w:beforeAutospacing="0" w:lineRule="auto"/>
        <w:ind w:left="1440" w:hanging="360"/>
        <w:rPr/>
      </w:pPr>
      <w:r w:rsidDel="00000000" w:rsidR="00000000" w:rsidRPr="00000000">
        <w:rPr>
          <w:rtl w:val="0"/>
        </w:rPr>
        <w:t xml:space="preserve">Summarizing internal documents, meeting transcripts, and long email threads that are stored within our Google Drive</w:t>
      </w:r>
    </w:p>
    <w:p w:rsidR="00000000" w:rsidDel="00000000" w:rsidP="00000000" w:rsidRDefault="00000000" w:rsidRPr="00000000" w14:paraId="000000DA">
      <w:pPr>
        <w:numPr>
          <w:ilvl w:val="1"/>
          <w:numId w:val="5"/>
        </w:numPr>
        <w:spacing w:after="0" w:afterAutospacing="0" w:before="0" w:beforeAutospacing="0" w:lineRule="auto"/>
        <w:ind w:left="1440" w:hanging="360"/>
        <w:rPr/>
      </w:pPr>
      <w:r w:rsidDel="00000000" w:rsidR="00000000" w:rsidRPr="00000000">
        <w:rPr>
          <w:rtl w:val="0"/>
        </w:rPr>
        <w:t xml:space="preserve">Brainstorming ideas for lesson plans, marketing campaigns, internal projects, and policy documents</w:t>
      </w:r>
    </w:p>
    <w:p w:rsidR="00000000" w:rsidDel="00000000" w:rsidP="00000000" w:rsidRDefault="00000000" w:rsidRPr="00000000" w14:paraId="000000DB">
      <w:pPr>
        <w:numPr>
          <w:ilvl w:val="1"/>
          <w:numId w:val="5"/>
        </w:numPr>
        <w:spacing w:after="0" w:afterAutospacing="0" w:before="0" w:beforeAutospacing="0" w:lineRule="auto"/>
        <w:ind w:left="1440" w:hanging="360"/>
        <w:rPr/>
      </w:pPr>
      <w:r w:rsidDel="00000000" w:rsidR="00000000" w:rsidRPr="00000000">
        <w:rPr>
          <w:rtl w:val="0"/>
        </w:rPr>
        <w:t xml:space="preserve">Assisting with the analysis and organisation of anonymized data sets within Google Sheets</w:t>
      </w:r>
    </w:p>
    <w:p w:rsidR="00000000" w:rsidDel="00000000" w:rsidP="00000000" w:rsidRDefault="00000000" w:rsidRPr="00000000" w14:paraId="000000DC">
      <w:pPr>
        <w:numPr>
          <w:ilvl w:val="0"/>
          <w:numId w:val="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Specific Prohibitions → Despite the strong security posture of the platform, the universal prohibition outlined in Section 3.1 remains in effect to prevent accidental data leakage and to maintain a consistent, simple to follow data handling rule across all platforms. Staff Members must not use Gemini to process, analyze, or generate content based on any learner or guardian Personal Information.</w:t>
      </w:r>
    </w:p>
    <w:p w:rsidR="00000000" w:rsidDel="00000000" w:rsidP="00000000" w:rsidRDefault="00000000" w:rsidRPr="00000000" w14:paraId="000000DD">
      <w:pPr>
        <w:pStyle w:val="Heading2"/>
        <w:keepNext w:val="0"/>
        <w:keepLines w:val="0"/>
        <w:spacing w:before="280" w:lineRule="auto"/>
        <w:ind w:left="283.46456692913387" w:hanging="360"/>
        <w:rPr/>
      </w:pPr>
      <w:bookmarkStart w:colFirst="0" w:colLast="0" w:name="_lm75efdxtsn" w:id="35"/>
      <w:bookmarkEnd w:id="35"/>
      <w:r w:rsidDel="00000000" w:rsidR="00000000" w:rsidRPr="00000000">
        <w:rPr>
          <w:rtl w:val="0"/>
        </w:rPr>
        <w:t xml:space="preserve">4.2. ChatGPT Teams</w:t>
      </w:r>
    </w:p>
    <w:p w:rsidR="00000000" w:rsidDel="00000000" w:rsidP="00000000" w:rsidRDefault="00000000" w:rsidRPr="00000000" w14:paraId="000000DE">
      <w:pPr>
        <w:numPr>
          <w:ilvl w:val="0"/>
          <w:numId w:val="10"/>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Data Protection Context → The ChatGPT Teams plan is a business offering that, by default, prevents OpenAI from using any business data (prompts and outputs) for training its models. This is a critical distinction from the consumer version of ChatGPT. However, it is important for Staff Members to understand that according to OpenAI's policies, conversations may be accessed by authorized OpenAI employees and specialized third-party contractors for specific purposes, such as engineering support, investigating potential platform abuse, and ensuring legal compliance. This creates a different and potentially higher risk profile compared to the isolated environment of Google Gemini.</w:t>
      </w:r>
    </w:p>
    <w:p w:rsidR="00000000" w:rsidDel="00000000" w:rsidP="00000000" w:rsidRDefault="00000000" w:rsidRPr="00000000" w14:paraId="000000DF">
      <w:pPr>
        <w:numPr>
          <w:ilvl w:val="0"/>
          <w:numId w:val="10"/>
        </w:numPr>
        <w:spacing w:after="0" w:afterAutospacing="0" w:before="0" w:beforeAutospacing="0" w:lineRule="auto"/>
        <w:ind w:left="720" w:hanging="360"/>
        <w:rPr/>
      </w:pPr>
      <w:r w:rsidDel="00000000" w:rsidR="00000000" w:rsidRPr="00000000">
        <w:rPr>
          <w:rtl w:val="0"/>
        </w:rPr>
        <w:t xml:space="preserve">Permitted Use Cases:</w:t>
      </w:r>
    </w:p>
    <w:p w:rsidR="00000000" w:rsidDel="00000000" w:rsidP="00000000" w:rsidRDefault="00000000" w:rsidRPr="00000000" w14:paraId="000000E0">
      <w:pPr>
        <w:numPr>
          <w:ilvl w:val="1"/>
          <w:numId w:val="10"/>
        </w:numPr>
        <w:spacing w:after="0" w:afterAutospacing="0" w:before="0" w:beforeAutospacing="0" w:lineRule="auto"/>
        <w:ind w:left="1440" w:hanging="360"/>
        <w:rPr/>
      </w:pPr>
      <w:r w:rsidDel="00000000" w:rsidR="00000000" w:rsidRPr="00000000">
        <w:rPr>
          <w:rtl w:val="0"/>
        </w:rPr>
        <w:t xml:space="preserve">Conducting general knowledge queries and research on public topics.</w:t>
      </w:r>
    </w:p>
    <w:p w:rsidR="00000000" w:rsidDel="00000000" w:rsidP="00000000" w:rsidRDefault="00000000" w:rsidRPr="00000000" w14:paraId="000000E1">
      <w:pPr>
        <w:numPr>
          <w:ilvl w:val="1"/>
          <w:numId w:val="10"/>
        </w:numPr>
        <w:spacing w:after="0" w:afterAutospacing="0" w:before="0" w:beforeAutospacing="0" w:lineRule="auto"/>
        <w:ind w:left="1440" w:hanging="360"/>
        <w:rPr/>
      </w:pPr>
      <w:r w:rsidDel="00000000" w:rsidR="00000000" w:rsidRPr="00000000">
        <w:rPr>
          <w:rtl w:val="0"/>
        </w:rPr>
        <w:t xml:space="preserve">Generating creative text, marketing slogans, or ideas for social media posts, provided no confidential or proprietary information is included in the prompt.</w:t>
      </w:r>
    </w:p>
    <w:p w:rsidR="00000000" w:rsidDel="00000000" w:rsidP="00000000" w:rsidRDefault="00000000" w:rsidRPr="00000000" w14:paraId="000000E2">
      <w:pPr>
        <w:numPr>
          <w:ilvl w:val="1"/>
          <w:numId w:val="10"/>
        </w:numPr>
        <w:spacing w:after="0" w:afterAutospacing="0" w:before="0" w:beforeAutospacing="0" w:lineRule="auto"/>
        <w:ind w:left="1440" w:hanging="360"/>
        <w:rPr/>
      </w:pPr>
      <w:r w:rsidDel="00000000" w:rsidR="00000000" w:rsidRPr="00000000">
        <w:rPr>
          <w:rtl w:val="0"/>
        </w:rPr>
        <w:t xml:space="preserve">Brainstorming and ideation for projects where all contextual information provided is non-sensitive and publicly available.</w:t>
      </w:r>
    </w:p>
    <w:p w:rsidR="00000000" w:rsidDel="00000000" w:rsidP="00000000" w:rsidRDefault="00000000" w:rsidRPr="00000000" w14:paraId="000000E3">
      <w:pPr>
        <w:numPr>
          <w:ilvl w:val="0"/>
          <w:numId w:val="10"/>
        </w:numPr>
        <w:spacing w:after="240" w:before="0" w:beforeAutospacing="0" w:lineRule="auto"/>
        <w:ind w:left="720" w:hanging="360"/>
        <w:rPr/>
      </w:pPr>
      <w:r w:rsidDel="00000000" w:rsidR="00000000" w:rsidRPr="00000000">
        <w:rPr>
          <w:rtl w:val="0"/>
        </w:rPr>
        <w:t xml:space="preserve">A specific prohibition we also should cover is due to the potential for review by external parties, the prohibition on inputting Personal Information and Confidential Company Information is especially critical for this tool. The use of ChatGPT Teams for any task that requires providing proprietary, sensitive, or personal data as context is strictly forbidden and should be treated as a public forum.</w:t>
      </w:r>
    </w:p>
    <w:p w:rsidR="00000000" w:rsidDel="00000000" w:rsidP="00000000" w:rsidRDefault="00000000" w:rsidRPr="00000000" w14:paraId="000000E4">
      <w:pPr>
        <w:pStyle w:val="Heading2"/>
        <w:keepNext w:val="0"/>
        <w:keepLines w:val="0"/>
        <w:spacing w:before="280" w:lineRule="auto"/>
        <w:ind w:left="283.46456692913387" w:hanging="360"/>
        <w:rPr/>
      </w:pPr>
      <w:bookmarkStart w:colFirst="0" w:colLast="0" w:name="_s1gffzqh5afg" w:id="36"/>
      <w:bookmarkEnd w:id="36"/>
      <w:r w:rsidDel="00000000" w:rsidR="00000000" w:rsidRPr="00000000">
        <w:rPr>
          <w:rtl w:val="0"/>
        </w:rPr>
        <w:t xml:space="preserve">4.3. GitLab Duo</w:t>
      </w:r>
    </w:p>
    <w:p w:rsidR="00000000" w:rsidDel="00000000" w:rsidP="00000000" w:rsidRDefault="00000000" w:rsidRPr="00000000" w14:paraId="000000E5">
      <w:pPr>
        <w:numPr>
          <w:ilvl w:val="0"/>
          <w:numId w:val="1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Data Protection Context → GitLab Duo is designed with a privacy-first architecture specifically for the software development lifecycle. GitLab contractually commits that private, non-public customer code hosted on GitLab is not used for training any generative models. The service utilizes various underlying models from third-party sub-processors and enforces zero-day data retention policies with them, meaning prompts and responses are discarded immediately after a suggestion is provided. Furthermore, GitLab Duo includes a built-in feature to detect and redact secrets (like API keys or passwords) from code snippets before they are sent for processing, adding an extra layer of security.</w:t>
      </w:r>
    </w:p>
    <w:p w:rsidR="00000000" w:rsidDel="00000000" w:rsidP="00000000" w:rsidRDefault="00000000" w:rsidRPr="00000000" w14:paraId="000000E6">
      <w:pPr>
        <w:numPr>
          <w:ilvl w:val="0"/>
          <w:numId w:val="13"/>
        </w:numPr>
        <w:spacing w:after="0" w:afterAutospacing="0" w:before="0" w:beforeAutospacing="0" w:lineRule="auto"/>
        <w:ind w:left="720" w:hanging="360"/>
        <w:rPr/>
      </w:pPr>
      <w:r w:rsidDel="00000000" w:rsidR="00000000" w:rsidRPr="00000000">
        <w:rPr>
          <w:rtl w:val="0"/>
        </w:rPr>
        <w:t xml:space="preserve">Permitted Use Cases:</w:t>
      </w:r>
    </w:p>
    <w:p w:rsidR="00000000" w:rsidDel="00000000" w:rsidP="00000000" w:rsidRDefault="00000000" w:rsidRPr="00000000" w14:paraId="000000E7">
      <w:pPr>
        <w:numPr>
          <w:ilvl w:val="1"/>
          <w:numId w:val="1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Code Suggestions → Receiving auto-completions and generating blocks of code directly within a developer's Integrated Development Environment (IDE) for company software projects.</w:t>
      </w:r>
    </w:p>
    <w:p w:rsidR="00000000" w:rsidDel="00000000" w:rsidP="00000000" w:rsidRDefault="00000000" w:rsidRPr="00000000" w14:paraId="000000E8">
      <w:pPr>
        <w:numPr>
          <w:ilvl w:val="1"/>
          <w:numId w:val="1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GitLab Duo Chat → Using the chat interface to explain unfamiliar code blocks, generate unit tests, refactor existing code, and get assistance with Git commands.</w:t>
      </w:r>
    </w:p>
    <w:p w:rsidR="00000000" w:rsidDel="00000000" w:rsidP="00000000" w:rsidRDefault="00000000" w:rsidRPr="00000000" w14:paraId="000000E9">
      <w:pPr>
        <w:numPr>
          <w:ilvl w:val="1"/>
          <w:numId w:val="1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Troubleshooting → Assisting in the analysis of CI/CD pipeline failures and suggesting potential resolutions.</w:t>
      </w:r>
    </w:p>
    <w:p w:rsidR="00000000" w:rsidDel="00000000" w:rsidP="00000000" w:rsidRDefault="00000000" w:rsidRPr="00000000" w14:paraId="000000EA">
      <w:pPr>
        <w:numPr>
          <w:ilvl w:val="0"/>
          <w:numId w:val="1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Specific Prohibitions → While the tool has automated security features, the primary responsibility for data protection lies with the developer. Staff Members must not use GitLab Duo in connection with repositories that are known to contain unencrypted secrets, sensitive personal data, or business-critical intellectual property that has not been cleared for use with this tool by the AIEC. Developers must practice secure coding hygiene and leverage GitLab's native secret management tools rather than storing secrets in code.</w:t>
      </w:r>
    </w:p>
    <w:p w:rsidR="00000000" w:rsidDel="00000000" w:rsidP="00000000" w:rsidRDefault="00000000" w:rsidRPr="00000000" w14:paraId="000000EB">
      <w:pPr>
        <w:pStyle w:val="Heading1"/>
        <w:keepNext w:val="0"/>
        <w:keepLines w:val="0"/>
        <w:spacing w:after="80" w:lineRule="auto"/>
        <w:ind w:left="283.46456692913387" w:hanging="360"/>
        <w:rPr/>
      </w:pPr>
      <w:bookmarkStart w:colFirst="0" w:colLast="0" w:name="_5d5eiq2i4ha6" w:id="37"/>
      <w:bookmarkEnd w:id="37"/>
      <w:r w:rsidDel="00000000" w:rsidR="00000000" w:rsidRPr="00000000">
        <w:rPr>
          <w:rtl w:val="0"/>
        </w:rPr>
        <w:t xml:space="preserve">5. Prohibited Uses and Restrictions</w:t>
      </w:r>
    </w:p>
    <w:p w:rsidR="00000000" w:rsidDel="00000000" w:rsidP="00000000" w:rsidRDefault="00000000" w:rsidRPr="00000000" w14:paraId="000000EC">
      <w:pPr>
        <w:spacing w:after="240" w:before="240" w:lineRule="auto"/>
        <w:rPr/>
      </w:pPr>
      <w:r w:rsidDel="00000000" w:rsidR="00000000" w:rsidRPr="00000000">
        <w:rPr>
          <w:rtl w:val="0"/>
        </w:rPr>
        <w:t xml:space="preserve">To ensure that Valenture Institute's use of AI remains ethical, compliant, and aligned with our core values, certain applications and behaviors are strictly prohibited. This section provides clear boundaries that all Staff Members must respect. Violations of these prohibitions will be treated as serious breaches of company policy.</w:t>
      </w:r>
    </w:p>
    <w:p w:rsidR="00000000" w:rsidDel="00000000" w:rsidP="00000000" w:rsidRDefault="00000000" w:rsidRPr="00000000" w14:paraId="000000ED">
      <w:pPr>
        <w:pStyle w:val="Heading2"/>
        <w:keepNext w:val="0"/>
        <w:keepLines w:val="0"/>
        <w:spacing w:before="280" w:lineRule="auto"/>
        <w:ind w:left="283.46456692913387" w:hanging="360"/>
        <w:rPr/>
      </w:pPr>
      <w:bookmarkStart w:colFirst="0" w:colLast="0" w:name="_2kbzvbhg4wuz" w:id="38"/>
      <w:bookmarkEnd w:id="38"/>
      <w:r w:rsidDel="00000000" w:rsidR="00000000" w:rsidRPr="00000000">
        <w:rPr>
          <w:rtl w:val="0"/>
        </w:rPr>
        <w:t xml:space="preserve">5.1. Prohibition on Final Automated Decision-Making</w:t>
      </w:r>
    </w:p>
    <w:p w:rsidR="00000000" w:rsidDel="00000000" w:rsidP="00000000" w:rsidRDefault="00000000" w:rsidRPr="00000000" w14:paraId="000000EE">
      <w:pPr>
        <w:spacing w:after="240" w:before="240" w:lineRule="auto"/>
        <w:rPr/>
      </w:pPr>
      <w:r w:rsidDel="00000000" w:rsidR="00000000" w:rsidRPr="00000000">
        <w:rPr>
          <w:rtl w:val="0"/>
        </w:rPr>
        <w:t xml:space="preserve">A central tenet of this policy is the preservation of human judgment and accountability in matters of significance. The initial request for this policy highlighted the need to restrict AI's role in business and financial decisions. However, a thorough analysis of our legal obligations, particularly under POPIA Section 71, necessitates a broader application of this rule. Section 71 restricts decisions based</w:t>
      </w:r>
    </w:p>
    <w:p w:rsidR="00000000" w:rsidDel="00000000" w:rsidP="00000000" w:rsidRDefault="00000000" w:rsidRPr="00000000" w14:paraId="000000EF">
      <w:pPr>
        <w:spacing w:after="240" w:before="240" w:lineRule="auto"/>
        <w:rPr/>
      </w:pPr>
      <w:r w:rsidDel="00000000" w:rsidR="00000000" w:rsidRPr="00000000">
        <w:rPr>
          <w:i w:val="1"/>
          <w:rtl w:val="0"/>
        </w:rPr>
        <w:t xml:space="preserve">solely</w:t>
      </w:r>
      <w:r w:rsidDel="00000000" w:rsidR="00000000" w:rsidRPr="00000000">
        <w:rPr>
          <w:rtl w:val="0"/>
        </w:rPr>
        <w:t xml:space="preserve"> on automated processing that have "legal consequences" or "similarly significantly affect" an individual. Decisions regarding a learner's academic standing or an employee's career path clearly fall within this scope.</w:t>
      </w:r>
    </w:p>
    <w:p w:rsidR="00000000" w:rsidDel="00000000" w:rsidP="00000000" w:rsidRDefault="00000000" w:rsidRPr="00000000" w14:paraId="000000F0">
      <w:pPr>
        <w:spacing w:after="240" w:before="240" w:lineRule="auto"/>
        <w:rPr/>
      </w:pPr>
      <w:r w:rsidDel="00000000" w:rsidR="00000000" w:rsidRPr="00000000">
        <w:rPr>
          <w:rtl w:val="0"/>
        </w:rPr>
        <w:t xml:space="preserve">Therefore, the following prohibition is established to ensure both ethical practice and legal compliance.</w:t>
      </w:r>
    </w:p>
    <w:p w:rsidR="00000000" w:rsidDel="00000000" w:rsidP="00000000" w:rsidRDefault="00000000" w:rsidRPr="00000000" w14:paraId="000000F1">
      <w:pPr>
        <w:spacing w:after="240" w:before="240" w:lineRule="auto"/>
        <w:rPr/>
      </w:pPr>
      <w:r w:rsidDel="00000000" w:rsidR="00000000" w:rsidRPr="00000000">
        <w:rPr>
          <w:rtl w:val="0"/>
        </w:rPr>
        <w:t xml:space="preserve">No AI system will be used to make a final, autonomous decision regarding any business, financial, employment, or academic matter.</w:t>
      </w:r>
    </w:p>
    <w:p w:rsidR="00000000" w:rsidDel="00000000" w:rsidP="00000000" w:rsidRDefault="00000000" w:rsidRPr="00000000" w14:paraId="000000F2">
      <w:pPr>
        <w:spacing w:after="240" w:before="240" w:lineRule="auto"/>
        <w:rPr/>
      </w:pPr>
      <w:r w:rsidDel="00000000" w:rsidR="00000000" w:rsidRPr="00000000">
        <w:rPr>
          <w:rtl w:val="0"/>
        </w:rPr>
        <w:t xml:space="preserve">This prohibition includes, but is not limited to, final decisions related to:</w:t>
      </w:r>
    </w:p>
    <w:p w:rsidR="00000000" w:rsidDel="00000000" w:rsidP="00000000" w:rsidRDefault="00000000" w:rsidRPr="00000000" w14:paraId="000000F3">
      <w:pPr>
        <w:numPr>
          <w:ilvl w:val="0"/>
          <w:numId w:val="1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Financial and Business Operations → Approval of financial transactions, investment decisions, final budget allocations, or the execution of legally binding contracts.</w:t>
      </w:r>
    </w:p>
    <w:p w:rsidR="00000000" w:rsidDel="00000000" w:rsidP="00000000" w:rsidRDefault="00000000" w:rsidRPr="00000000" w14:paraId="000000F4">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Human Resources and Employment → Candidate selection for hiring, employee promotion, performance evaluation ratings, disciplinary actions, or termination of employment.</w:t>
      </w:r>
    </w:p>
    <w:p w:rsidR="00000000" w:rsidDel="00000000" w:rsidP="00000000" w:rsidRDefault="00000000" w:rsidRPr="00000000" w14:paraId="000000F5">
      <w:pPr>
        <w:numPr>
          <w:ilvl w:val="0"/>
          <w:numId w:val="1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Academic and Learner Affairs → Learner admissions, final grading of assessments, determination of academic standing, the awarding of credentials, or disciplinary actions such as suspension or expulsion.</w:t>
      </w:r>
    </w:p>
    <w:p w:rsidR="00000000" w:rsidDel="00000000" w:rsidP="00000000" w:rsidRDefault="00000000" w:rsidRPr="00000000" w14:paraId="000000F6">
      <w:pPr>
        <w:spacing w:after="240" w:before="240" w:lineRule="auto"/>
        <w:rPr/>
      </w:pPr>
      <w:r w:rsidDel="00000000" w:rsidR="00000000" w:rsidRPr="00000000">
        <w:rPr>
          <w:rtl w:val="0"/>
        </w:rPr>
        <w:t xml:space="preserve">AI tools may be used to provide data, analysis, summaries, or recommendations to </w:t>
      </w:r>
      <w:r w:rsidDel="00000000" w:rsidR="00000000" w:rsidRPr="00000000">
        <w:rPr>
          <w:i w:val="1"/>
          <w:rtl w:val="0"/>
        </w:rPr>
        <w:t xml:space="preserve">inform</w:t>
      </w:r>
      <w:r w:rsidDel="00000000" w:rsidR="00000000" w:rsidRPr="00000000">
        <w:rPr>
          <w:rtl w:val="0"/>
        </w:rPr>
        <w:t xml:space="preserve"> a human decision maker. However, the final judgment, application of context, and ultimate accountability for the decision must rest solely with a qualified and designated human being. This practice is essential to mitigate the risks of automation bias, ensure fairness, and provide a clear line of accountability.</w:t>
      </w:r>
    </w:p>
    <w:p w:rsidR="00000000" w:rsidDel="00000000" w:rsidP="00000000" w:rsidRDefault="00000000" w:rsidRPr="00000000" w14:paraId="000000F7">
      <w:pPr>
        <w:pStyle w:val="Heading2"/>
        <w:keepNext w:val="0"/>
        <w:keepLines w:val="0"/>
        <w:spacing w:before="280" w:lineRule="auto"/>
        <w:ind w:left="283.46456692913387" w:hanging="360"/>
        <w:rPr/>
      </w:pPr>
      <w:bookmarkStart w:colFirst="0" w:colLast="0" w:name="_ofgluv23ltx9" w:id="39"/>
      <w:bookmarkEnd w:id="39"/>
      <w:r w:rsidDel="00000000" w:rsidR="00000000" w:rsidRPr="00000000">
        <w:rPr>
          <w:rtl w:val="0"/>
        </w:rPr>
        <w:t xml:space="preserve">5.2. Academic and Professional Integrity</w:t>
      </w:r>
    </w:p>
    <w:p w:rsidR="00000000" w:rsidDel="00000000" w:rsidP="00000000" w:rsidRDefault="00000000" w:rsidRPr="00000000" w14:paraId="000000F8">
      <w:pPr>
        <w:spacing w:after="240" w:before="240" w:lineRule="auto"/>
        <w:rPr/>
      </w:pPr>
      <w:r w:rsidDel="00000000" w:rsidR="00000000" w:rsidRPr="00000000">
        <w:rPr>
          <w:rtl w:val="0"/>
        </w:rPr>
        <w:t xml:space="preserve">As an educational institution, upholding the highest standards of academic and professional integrity is paramount. AI must not be used in any way that undermines these standards.</w:t>
      </w:r>
    </w:p>
    <w:p w:rsidR="00000000" w:rsidDel="00000000" w:rsidP="00000000" w:rsidRDefault="00000000" w:rsidRPr="00000000" w14:paraId="000000F9">
      <w:pPr>
        <w:numPr>
          <w:ilvl w:val="0"/>
          <w:numId w:val="6"/>
        </w:numPr>
        <w:spacing w:after="0" w:afterAutospacing="0" w:before="240" w:lineRule="auto"/>
        <w:ind w:left="720" w:hanging="360"/>
        <w:rPr/>
      </w:pPr>
      <w:r w:rsidDel="00000000" w:rsidR="00000000" w:rsidRPr="00000000">
        <w:rPr>
          <w:rtl w:val="0"/>
        </w:rPr>
        <w:t xml:space="preserve">The use of AI to commit any form of academic dishonesty is strictly prohibited. This includes plagiarism (presenting AI-generated work as one's own), cheating on assessments, or fabricating data or sources.</w:t>
      </w:r>
    </w:p>
    <w:p w:rsidR="00000000" w:rsidDel="00000000" w:rsidP="00000000" w:rsidRDefault="00000000" w:rsidRPr="00000000" w14:paraId="000000FA">
      <w:pPr>
        <w:numPr>
          <w:ilvl w:val="0"/>
          <w:numId w:val="6"/>
        </w:numPr>
        <w:spacing w:after="0" w:afterAutospacing="0" w:before="0" w:beforeAutospacing="0" w:lineRule="auto"/>
        <w:ind w:left="720" w:hanging="360"/>
        <w:rPr/>
      </w:pPr>
      <w:r w:rsidDel="00000000" w:rsidR="00000000" w:rsidRPr="00000000">
        <w:rPr>
          <w:rtl w:val="0"/>
        </w:rPr>
        <w:t xml:space="preserve">The use of AI to generate content that is knowingly false, misleading, defamatory, harassing, or harmful is prohibited. Staff Members are responsible for the integrity of the content they create and disseminate, regardless of the tools used.</w:t>
      </w:r>
    </w:p>
    <w:p w:rsidR="00000000" w:rsidDel="00000000" w:rsidP="00000000" w:rsidRDefault="00000000" w:rsidRPr="00000000" w14:paraId="000000FB">
      <w:pPr>
        <w:numPr>
          <w:ilvl w:val="0"/>
          <w:numId w:val="6"/>
        </w:numPr>
        <w:spacing w:after="240" w:before="0" w:beforeAutospacing="0" w:lineRule="auto"/>
        <w:ind w:left="720" w:hanging="360"/>
        <w:rPr/>
      </w:pPr>
      <w:r w:rsidDel="00000000" w:rsidR="00000000" w:rsidRPr="00000000">
        <w:rPr>
          <w:rtl w:val="0"/>
        </w:rPr>
        <w:t xml:space="preserve">The creation or distribution of "deepfakes" or other synthetic media that maliciously impersonates individuals (including learners, guardians, or colleagues) for the purpose of harassment, bullying, or spreading misinformation is strictly prohibited and may lead to immediate disciplinary action and legal referral.</w:t>
      </w:r>
    </w:p>
    <w:p w:rsidR="00000000" w:rsidDel="00000000" w:rsidP="00000000" w:rsidRDefault="00000000" w:rsidRPr="00000000" w14:paraId="000000FC">
      <w:pPr>
        <w:pStyle w:val="Heading2"/>
        <w:keepNext w:val="0"/>
        <w:keepLines w:val="0"/>
        <w:spacing w:before="280" w:lineRule="auto"/>
        <w:ind w:left="283.46456692913387" w:hanging="360"/>
        <w:rPr/>
      </w:pPr>
      <w:bookmarkStart w:colFirst="0" w:colLast="0" w:name="_pf1mycso2d1f" w:id="40"/>
      <w:bookmarkEnd w:id="40"/>
      <w:r w:rsidDel="00000000" w:rsidR="00000000" w:rsidRPr="00000000">
        <w:rPr>
          <w:rtl w:val="0"/>
        </w:rPr>
        <w:t xml:space="preserve">5.3. Unauthorised Activities</w:t>
      </w:r>
    </w:p>
    <w:p w:rsidR="00000000" w:rsidDel="00000000" w:rsidP="00000000" w:rsidRDefault="00000000" w:rsidRPr="00000000" w14:paraId="000000FD">
      <w:pPr>
        <w:spacing w:after="240" w:before="240" w:lineRule="auto"/>
        <w:rPr/>
      </w:pPr>
      <w:r w:rsidDel="00000000" w:rsidR="00000000" w:rsidRPr="00000000">
        <w:rPr>
          <w:rtl w:val="0"/>
        </w:rPr>
        <w:t xml:space="preserve">The use of AI tools must always fall within the boundaries of acceptable use defined in the core Technology and Applications Policy.</w:t>
      </w:r>
    </w:p>
    <w:p w:rsidR="00000000" w:rsidDel="00000000" w:rsidP="00000000" w:rsidRDefault="00000000" w:rsidRPr="00000000" w14:paraId="000000FE">
      <w:pPr>
        <w:numPr>
          <w:ilvl w:val="0"/>
          <w:numId w:val="14"/>
        </w:numPr>
        <w:spacing w:after="0" w:afterAutospacing="0" w:before="240" w:lineRule="auto"/>
        <w:ind w:left="720" w:hanging="360"/>
        <w:rPr/>
      </w:pPr>
      <w:r w:rsidDel="00000000" w:rsidR="00000000" w:rsidRPr="00000000">
        <w:rPr>
          <w:rtl w:val="0"/>
        </w:rPr>
        <w:t xml:space="preserve">Using any AI tool for purposes that violate company policy or the law, including but not limited to illegal activities, harassment, distributing pornographic material, or accessing the dark web is forbidden.</w:t>
      </w:r>
    </w:p>
    <w:p w:rsidR="00000000" w:rsidDel="00000000" w:rsidP="00000000" w:rsidRDefault="00000000" w:rsidRPr="00000000" w14:paraId="000000FF">
      <w:pPr>
        <w:numPr>
          <w:ilvl w:val="0"/>
          <w:numId w:val="14"/>
        </w:numPr>
        <w:spacing w:after="0" w:afterAutospacing="0" w:before="0" w:beforeAutospacing="0" w:lineRule="auto"/>
        <w:ind w:left="720" w:hanging="360"/>
        <w:rPr/>
      </w:pPr>
      <w:r w:rsidDel="00000000" w:rsidR="00000000" w:rsidRPr="00000000">
        <w:rPr>
          <w:rtl w:val="0"/>
        </w:rPr>
        <w:t xml:space="preserve">Attempting to bypass security controls, access restrictions, content filters, or usage limits on approved AI tools is a violation of this policy.</w:t>
      </w:r>
    </w:p>
    <w:p w:rsidR="00000000" w:rsidDel="00000000" w:rsidP="00000000" w:rsidRDefault="00000000" w:rsidRPr="00000000" w14:paraId="00000100">
      <w:pPr>
        <w:numPr>
          <w:ilvl w:val="0"/>
          <w:numId w:val="14"/>
        </w:numPr>
        <w:spacing w:after="240" w:before="0" w:beforeAutospacing="0" w:lineRule="auto"/>
        <w:ind w:left="720" w:hanging="360"/>
        <w:rPr/>
      </w:pPr>
      <w:r w:rsidDel="00000000" w:rsidR="00000000" w:rsidRPr="00000000">
        <w:rPr>
          <w:rtl w:val="0"/>
        </w:rPr>
        <w:t xml:space="preserve">Connecting any AI tool to internal company systems, databases, or applications via Application Programming Interfaces (APIs) or other integrations is strictly prohibited without a formal review and prior written approval from the Systems Team and the </w:t>
      </w:r>
      <w:r w:rsidDel="00000000" w:rsidR="00000000" w:rsidRPr="00000000">
        <w:rPr>
          <w:highlight w:val="yellow"/>
          <w:rtl w:val="0"/>
        </w:rPr>
        <w:t xml:space="preserve">AIEC</w:t>
      </w:r>
      <w:r w:rsidDel="00000000" w:rsidR="00000000" w:rsidRPr="00000000">
        <w:rPr>
          <w:rtl w:val="0"/>
        </w:rPr>
        <w:t xml:space="preserve">. This is to prevent the creation of unsecured data pathways and to manage the risk of data exfiltration.</w:t>
      </w:r>
    </w:p>
    <w:p w:rsidR="00000000" w:rsidDel="00000000" w:rsidP="00000000" w:rsidRDefault="00000000" w:rsidRPr="00000000" w14:paraId="00000101">
      <w:pPr>
        <w:pStyle w:val="Heading1"/>
        <w:keepNext w:val="0"/>
        <w:keepLines w:val="0"/>
        <w:spacing w:after="80" w:lineRule="auto"/>
        <w:ind w:left="570" w:hanging="570"/>
        <w:rPr/>
      </w:pPr>
      <w:bookmarkStart w:colFirst="0" w:colLast="0" w:name="_flv0cz6blhlx" w:id="41"/>
      <w:bookmarkEnd w:id="41"/>
      <w:r w:rsidDel="00000000" w:rsidR="00000000" w:rsidRPr="00000000">
        <w:rPr>
          <w:rtl w:val="0"/>
        </w:rPr>
        <w:t xml:space="preserve">6.</w:t>
        <w:tab/>
        <w:t xml:space="preserve">Compliance, Risk Management, and Legal Considerations</w:t>
      </w:r>
    </w:p>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This section details the formal processes required to ensure that our use of AI is not only ethical and responsible but also fully compliant with our legal and regulatory obligations. These procedures are designed to transform this policy from a static document into a dynamic risk management framework.</w:t>
      </w:r>
    </w:p>
    <w:p w:rsidR="00000000" w:rsidDel="00000000" w:rsidP="00000000" w:rsidRDefault="00000000" w:rsidRPr="00000000" w14:paraId="00000103">
      <w:pPr>
        <w:spacing w:after="240" w:before="240" w:lineRule="auto"/>
        <w:rPr>
          <w:sz w:val="6"/>
          <w:szCs w:val="6"/>
        </w:rPr>
      </w:pPr>
      <w:r w:rsidDel="00000000" w:rsidR="00000000" w:rsidRPr="00000000">
        <w:rPr>
          <w:rtl w:val="0"/>
        </w:rPr>
      </w:r>
    </w:p>
    <w:p w:rsidR="00000000" w:rsidDel="00000000" w:rsidP="00000000" w:rsidRDefault="00000000" w:rsidRPr="00000000" w14:paraId="00000104">
      <w:pPr>
        <w:pStyle w:val="Heading2"/>
        <w:keepNext w:val="0"/>
        <w:keepLines w:val="0"/>
        <w:spacing w:before="280" w:lineRule="auto"/>
        <w:ind w:left="0" w:firstLine="0"/>
        <w:rPr/>
      </w:pPr>
      <w:bookmarkStart w:colFirst="0" w:colLast="0" w:name="_nbcz2catdip8" w:id="42"/>
      <w:bookmarkEnd w:id="42"/>
      <w:r w:rsidDel="00000000" w:rsidR="00000000" w:rsidRPr="00000000">
        <w:rPr>
          <w:rtl w:val="0"/>
        </w:rPr>
        <w:t xml:space="preserve">6.1. Compliance with POPIA and GDPR</w:t>
      </w:r>
    </w:p>
    <w:p w:rsidR="00000000" w:rsidDel="00000000" w:rsidP="00000000" w:rsidRDefault="00000000" w:rsidRPr="00000000" w14:paraId="00000105">
      <w:pPr>
        <w:spacing w:after="240" w:before="240" w:lineRule="auto"/>
        <w:rPr/>
      </w:pPr>
      <w:r w:rsidDel="00000000" w:rsidR="00000000" w:rsidRPr="00000000">
        <w:rPr>
          <w:rtl w:val="0"/>
        </w:rPr>
        <w:t xml:space="preserve">All use of AI at Valenture Institute must comply with the eight conditions for lawful processing of personal information as stipulated by POPIA and the core principles of GDPR, which are embedded in our Technology and Applications Policy. These principles include lawfulness, fairness, transparency, purpose limitation, data minimization, accuracy, storage limitation, integrity, confidentiality, and accountability.</w:t>
      </w:r>
    </w:p>
    <w:p w:rsidR="00000000" w:rsidDel="00000000" w:rsidP="00000000" w:rsidRDefault="00000000" w:rsidRPr="00000000" w14:paraId="00000106">
      <w:pPr>
        <w:spacing w:after="240" w:before="240" w:lineRule="auto"/>
        <w:rPr/>
      </w:pPr>
      <w:r w:rsidDel="00000000" w:rsidR="00000000" w:rsidRPr="00000000">
        <w:rPr>
          <w:rtl w:val="0"/>
        </w:rPr>
        <w:t xml:space="preserve">Specifically concerning AI, the prohibition on final automated decision making detailed in Section 5.1 is a direct control measure designed to ensure compliance with POPIA Section 71. This section of the Act provides protections for data subjects against decisions based solely on automated processing or profiling. Any proposed use case that could potentially involve automated profiling or decision making that significantly affects an individual must be formally submitted to the </w:t>
      </w:r>
      <w:r w:rsidDel="00000000" w:rsidR="00000000" w:rsidRPr="00000000">
        <w:rPr>
          <w:highlight w:val="yellow"/>
          <w:rtl w:val="0"/>
        </w:rPr>
        <w:t xml:space="preserve">AIEC</w:t>
      </w:r>
      <w:r w:rsidDel="00000000" w:rsidR="00000000" w:rsidRPr="00000000">
        <w:rPr>
          <w:rtl w:val="0"/>
        </w:rPr>
        <w:t xml:space="preserve"> for a mandatory PIIA and a thorough legal review before any development or implementation can begin.</w:t>
      </w:r>
    </w:p>
    <w:p w:rsidR="00000000" w:rsidDel="00000000" w:rsidP="00000000" w:rsidRDefault="00000000" w:rsidRPr="00000000" w14:paraId="00000107">
      <w:pPr>
        <w:pStyle w:val="Heading2"/>
        <w:keepNext w:val="0"/>
        <w:keepLines w:val="0"/>
        <w:spacing w:before="280" w:lineRule="auto"/>
        <w:ind w:left="283.46456692913387" w:hanging="360"/>
        <w:rPr/>
      </w:pPr>
      <w:bookmarkStart w:colFirst="0" w:colLast="0" w:name="_870627px5hia" w:id="43"/>
      <w:bookmarkEnd w:id="43"/>
      <w:r w:rsidDel="00000000" w:rsidR="00000000" w:rsidRPr="00000000">
        <w:rPr>
          <w:rtl w:val="0"/>
        </w:rPr>
        <w:t xml:space="preserve">6.2. Personal Information Impact Assessments (PIIA)</w:t>
      </w:r>
    </w:p>
    <w:p w:rsidR="00000000" w:rsidDel="00000000" w:rsidP="00000000" w:rsidRDefault="00000000" w:rsidRPr="00000000" w14:paraId="00000108">
      <w:pPr>
        <w:spacing w:after="240" w:before="240" w:lineRule="auto"/>
        <w:rPr/>
      </w:pPr>
      <w:r w:rsidDel="00000000" w:rsidR="00000000" w:rsidRPr="00000000">
        <w:rPr>
          <w:rtl w:val="0"/>
        </w:rPr>
        <w:t xml:space="preserve">To ensure a proactive approach to risk management, this policy leverages and reinforces the company's existing framework for impact assessments. The process for conducting a PIIA is already established within Section 6 of the Technology and Applications Policy, which states that they are conducted for "high risk processing". The integration of AI frequently constitutes such high risk processing, especially when new technologies are introduced or existing ones are applied to new domains involving personal data.</w:t>
      </w:r>
    </w:p>
    <w:p w:rsidR="00000000" w:rsidDel="00000000" w:rsidP="00000000" w:rsidRDefault="00000000" w:rsidRPr="00000000" w14:paraId="00000109">
      <w:pPr>
        <w:spacing w:after="240" w:before="240" w:lineRule="auto"/>
        <w:rPr/>
      </w:pPr>
      <w:r w:rsidDel="00000000" w:rsidR="00000000" w:rsidRPr="00000000">
        <w:rPr>
          <w:rtl w:val="0"/>
        </w:rPr>
        <w:t xml:space="preserve">Therefore, a Personal Information Impact Assessment (PIIA) is mandatory under the following circumstances:</w:t>
      </w:r>
    </w:p>
    <w:p w:rsidR="00000000" w:rsidDel="00000000" w:rsidP="00000000" w:rsidRDefault="00000000" w:rsidRPr="00000000" w14:paraId="0000010A">
      <w:pPr>
        <w:numPr>
          <w:ilvl w:val="0"/>
          <w:numId w:val="16"/>
        </w:numPr>
        <w:spacing w:after="0" w:afterAutospacing="0" w:before="240" w:lineRule="auto"/>
        <w:ind w:left="720" w:hanging="360"/>
        <w:rPr/>
      </w:pPr>
      <w:r w:rsidDel="00000000" w:rsidR="00000000" w:rsidRPr="00000000">
        <w:rPr>
          <w:rtl w:val="0"/>
        </w:rPr>
        <w:t xml:space="preserve">Before the procurement or deployment of any new AI system or vendor that is intended to process any form of Personal Information.</w:t>
      </w:r>
    </w:p>
    <w:p w:rsidR="00000000" w:rsidDel="00000000" w:rsidP="00000000" w:rsidRDefault="00000000" w:rsidRPr="00000000" w14:paraId="0000010B">
      <w:pPr>
        <w:numPr>
          <w:ilvl w:val="0"/>
          <w:numId w:val="16"/>
        </w:numPr>
        <w:spacing w:after="240" w:before="0" w:beforeAutospacing="0" w:lineRule="auto"/>
        <w:ind w:left="720" w:hanging="360"/>
        <w:rPr/>
      </w:pPr>
      <w:r w:rsidDel="00000000" w:rsidR="00000000" w:rsidRPr="00000000">
        <w:rPr>
          <w:rtl w:val="0"/>
        </w:rPr>
        <w:t xml:space="preserve">Before an existing approved AI tool is used for a new purpose or project that involves high-risk processing of Personal Information, as determined by the AIEC.</w:t>
      </w:r>
    </w:p>
    <w:p w:rsidR="00000000" w:rsidDel="00000000" w:rsidP="00000000" w:rsidRDefault="00000000" w:rsidRPr="00000000" w14:paraId="0000010C">
      <w:pPr>
        <w:spacing w:after="240" w:before="240" w:lineRule="auto"/>
        <w:rPr/>
      </w:pPr>
      <w:r w:rsidDel="00000000" w:rsidR="00000000" w:rsidRPr="00000000">
        <w:rPr>
          <w:rtl w:val="0"/>
        </w:rPr>
        <w:t xml:space="preserve">The PIIA process will be managed by the relevant project owner in close consultation with the IT Services Manager. The assessment must systematically describe the proposed processing, assess its necessity and proportionality, and identify and evaluate the potential risks to the rights and freedoms of data subjects. Crucially, it must also define the specific technical and organisational measures that will be implemented to mitigate those risks. The outcome of the PIIA will be a key factor in the AIEC's decision to approve or reject the proposed AI initiative.</w:t>
      </w:r>
    </w:p>
    <w:p w:rsidR="00000000" w:rsidDel="00000000" w:rsidP="00000000" w:rsidRDefault="00000000" w:rsidRPr="00000000" w14:paraId="0000010D">
      <w:pPr>
        <w:pStyle w:val="Heading2"/>
        <w:keepNext w:val="0"/>
        <w:keepLines w:val="0"/>
        <w:spacing w:before="280" w:lineRule="auto"/>
        <w:ind w:left="283.46456692913387" w:hanging="360"/>
        <w:rPr/>
      </w:pPr>
      <w:bookmarkStart w:colFirst="0" w:colLast="0" w:name="_gchihhpyuulq" w:id="44"/>
      <w:bookmarkEnd w:id="44"/>
      <w:r w:rsidDel="00000000" w:rsidR="00000000" w:rsidRPr="00000000">
        <w:rPr>
          <w:rtl w:val="0"/>
        </w:rPr>
        <w:t xml:space="preserve">6.3. Incident Reporting</w:t>
      </w:r>
    </w:p>
    <w:p w:rsidR="00000000" w:rsidDel="00000000" w:rsidP="00000000" w:rsidRDefault="00000000" w:rsidRPr="00000000" w14:paraId="0000010E">
      <w:pPr>
        <w:spacing w:after="240" w:before="240" w:lineRule="auto"/>
        <w:rPr/>
      </w:pPr>
      <w:r w:rsidDel="00000000" w:rsidR="00000000" w:rsidRPr="00000000">
        <w:rPr>
          <w:rtl w:val="0"/>
        </w:rPr>
        <w:t xml:space="preserve">A swift and coordinated response is critical to minimizing the impact of any security incident. Any suspected security event, data breach, or significant violation of this policy related to AI use must be reported immediately to the Systems Team. Staff Members should follow the incident reporting procedures outlined in the Technology and Applications Policy.</w:t>
      </w:r>
    </w:p>
    <w:p w:rsidR="00000000" w:rsidDel="00000000" w:rsidP="00000000" w:rsidRDefault="00000000" w:rsidRPr="00000000" w14:paraId="0000010F">
      <w:pPr>
        <w:spacing w:after="240" w:before="240" w:lineRule="auto"/>
        <w:rPr/>
      </w:pPr>
      <w:r w:rsidDel="00000000" w:rsidR="00000000" w:rsidRPr="00000000">
        <w:rPr>
          <w:rtl w:val="0"/>
        </w:rPr>
        <w:t xml:space="preserve">Examples of reportable incidents include, but are not limited to:</w:t>
      </w:r>
    </w:p>
    <w:p w:rsidR="00000000" w:rsidDel="00000000" w:rsidP="00000000" w:rsidRDefault="00000000" w:rsidRPr="00000000" w14:paraId="00000110">
      <w:pPr>
        <w:numPr>
          <w:ilvl w:val="0"/>
          <w:numId w:val="18"/>
        </w:numPr>
        <w:spacing w:after="0" w:afterAutospacing="0" w:before="240" w:lineRule="auto"/>
        <w:ind w:left="425.19685039370086" w:hanging="360"/>
        <w:rPr/>
      </w:pPr>
      <w:r w:rsidDel="00000000" w:rsidR="00000000" w:rsidRPr="00000000">
        <w:rPr>
          <w:rtl w:val="0"/>
        </w:rPr>
        <w:t xml:space="preserve">The inadvertent disclosure of any Personal Information or Confidential Company Information to an AI tool.</w:t>
      </w:r>
    </w:p>
    <w:p w:rsidR="00000000" w:rsidDel="00000000" w:rsidP="00000000" w:rsidRDefault="00000000" w:rsidRPr="00000000" w14:paraId="00000111">
      <w:pPr>
        <w:numPr>
          <w:ilvl w:val="0"/>
          <w:numId w:val="18"/>
        </w:numPr>
        <w:spacing w:after="0" w:afterAutospacing="0" w:before="0" w:beforeAutospacing="0" w:lineRule="auto"/>
        <w:ind w:left="425.19685039370086" w:hanging="360"/>
        <w:rPr/>
      </w:pPr>
      <w:r w:rsidDel="00000000" w:rsidR="00000000" w:rsidRPr="00000000">
        <w:rPr>
          <w:rtl w:val="0"/>
        </w:rPr>
        <w:t xml:space="preserve">The discovery of a significant security vulnerability or data leak associated with an approved AI tool.</w:t>
      </w:r>
    </w:p>
    <w:p w:rsidR="00000000" w:rsidDel="00000000" w:rsidP="00000000" w:rsidRDefault="00000000" w:rsidRPr="00000000" w14:paraId="00000112">
      <w:pPr>
        <w:numPr>
          <w:ilvl w:val="0"/>
          <w:numId w:val="18"/>
        </w:numPr>
        <w:spacing w:after="0" w:afterAutospacing="0" w:before="0" w:beforeAutospacing="0" w:lineRule="auto"/>
        <w:ind w:left="425.19685039370086" w:hanging="360"/>
        <w:rPr/>
      </w:pPr>
      <w:r w:rsidDel="00000000" w:rsidR="00000000" w:rsidRPr="00000000">
        <w:rPr>
          <w:rtl w:val="0"/>
        </w:rPr>
        <w:t xml:space="preserve">The use of an AI tool to generate or distribute content that is harmful, harassing, or in violation of our code of conduct.</w:t>
      </w:r>
    </w:p>
    <w:p w:rsidR="00000000" w:rsidDel="00000000" w:rsidP="00000000" w:rsidRDefault="00000000" w:rsidRPr="00000000" w14:paraId="00000113">
      <w:pPr>
        <w:numPr>
          <w:ilvl w:val="0"/>
          <w:numId w:val="18"/>
        </w:numPr>
        <w:spacing w:after="240" w:before="0" w:beforeAutospacing="0" w:lineRule="auto"/>
        <w:ind w:left="425.19685039370086" w:hanging="360"/>
        <w:rPr/>
      </w:pPr>
      <w:r w:rsidDel="00000000" w:rsidR="00000000" w:rsidRPr="00000000">
        <w:rPr>
          <w:rtl w:val="0"/>
        </w:rPr>
        <w:t xml:space="preserve">Suspicion that an AI tool has been compromised or is being used for malicious purposes.</w:t>
      </w:r>
    </w:p>
    <w:p w:rsidR="00000000" w:rsidDel="00000000" w:rsidP="00000000" w:rsidRDefault="00000000" w:rsidRPr="00000000" w14:paraId="00000114">
      <w:pPr>
        <w:spacing w:after="240" w:before="240" w:lineRule="auto"/>
        <w:rPr/>
      </w:pPr>
      <w:r w:rsidDel="00000000" w:rsidR="00000000" w:rsidRPr="00000000">
        <w:rPr>
          <w:rtl w:val="0"/>
        </w:rPr>
        <w:t xml:space="preserve">Early notification is crucial for enabling a rapid response, containing potential damage, and fulfilling our legal obligations for breach notification where applicable.</w:t>
      </w:r>
    </w:p>
    <w:p w:rsidR="00000000" w:rsidDel="00000000" w:rsidP="00000000" w:rsidRDefault="00000000" w:rsidRPr="00000000" w14:paraId="00000115">
      <w:pPr>
        <w:pStyle w:val="Heading1"/>
        <w:keepNext w:val="0"/>
        <w:keepLines w:val="0"/>
        <w:spacing w:after="80" w:lineRule="auto"/>
        <w:ind w:left="283.46456692913387" w:hanging="360"/>
        <w:rPr/>
      </w:pPr>
      <w:bookmarkStart w:colFirst="0" w:colLast="0" w:name="_w9ahgfprgk92" w:id="45"/>
      <w:bookmarkEnd w:id="45"/>
      <w:r w:rsidDel="00000000" w:rsidR="00000000" w:rsidRPr="00000000">
        <w:rPr>
          <w:rtl w:val="0"/>
        </w:rPr>
        <w:t xml:space="preserve">7. Policy Enforcement and Review</w:t>
      </w:r>
    </w:p>
    <w:p w:rsidR="00000000" w:rsidDel="00000000" w:rsidP="00000000" w:rsidRDefault="00000000" w:rsidRPr="00000000" w14:paraId="00000116">
      <w:pPr>
        <w:spacing w:after="240" w:before="240" w:lineRule="auto"/>
        <w:rPr/>
      </w:pPr>
      <w:r w:rsidDel="00000000" w:rsidR="00000000" w:rsidRPr="00000000">
        <w:rPr>
          <w:rtl w:val="0"/>
        </w:rPr>
        <w:t xml:space="preserve">To be effective, a policy must be consistently enforced and regularly maintained. This section outlines the consequences for non-compliance and establishes a formal lifecycle for the policy itself, ensuring its continued relevance in the face of rapid technological and regulatory change.</w:t>
      </w:r>
    </w:p>
    <w:p w:rsidR="00000000" w:rsidDel="00000000" w:rsidP="00000000" w:rsidRDefault="00000000" w:rsidRPr="00000000" w14:paraId="00000117">
      <w:pPr>
        <w:pStyle w:val="Heading2"/>
        <w:keepNext w:val="0"/>
        <w:keepLines w:val="0"/>
        <w:spacing w:before="280" w:lineRule="auto"/>
        <w:ind w:left="283.46456692913387" w:hanging="360"/>
        <w:rPr/>
      </w:pPr>
      <w:bookmarkStart w:colFirst="0" w:colLast="0" w:name="_oy24yb7mpqn2" w:id="46"/>
      <w:bookmarkEnd w:id="46"/>
      <w:r w:rsidDel="00000000" w:rsidR="00000000" w:rsidRPr="00000000">
        <w:rPr>
          <w:rtl w:val="0"/>
        </w:rPr>
        <w:t xml:space="preserve">7.1. Non-Compliance</w:t>
      </w:r>
    </w:p>
    <w:p w:rsidR="00000000" w:rsidDel="00000000" w:rsidP="00000000" w:rsidRDefault="00000000" w:rsidRPr="00000000" w14:paraId="00000118">
      <w:pPr>
        <w:spacing w:after="240" w:before="240" w:lineRule="auto"/>
        <w:rPr/>
      </w:pPr>
      <w:r w:rsidDel="00000000" w:rsidR="00000000" w:rsidRPr="00000000">
        <w:rPr>
          <w:rtl w:val="0"/>
        </w:rPr>
        <w:t xml:space="preserve">Adherence to this AI Policy is a condition of employment and engagement with Valenture Institute.</w:t>
      </w:r>
    </w:p>
    <w:p w:rsidR="00000000" w:rsidDel="00000000" w:rsidP="00000000" w:rsidRDefault="00000000" w:rsidRPr="00000000" w14:paraId="00000119">
      <w:pPr>
        <w:numPr>
          <w:ilvl w:val="0"/>
          <w:numId w:val="2"/>
        </w:numPr>
        <w:spacing w:after="240" w:before="0" w:lineRule="auto"/>
        <w:ind w:left="425.19685039370086" w:hanging="360"/>
        <w:rPr/>
      </w:pPr>
      <w:r w:rsidDel="00000000" w:rsidR="00000000" w:rsidRPr="00000000">
        <w:rPr>
          <w:rtl w:val="0"/>
        </w:rPr>
        <w:t xml:space="preserve">Failure to comply with this policy, including the overarching Technology and Applications Policy, may result in disciplinary action, up to and including the termination of employment or contract. All non-compliance will be handled in accordance with the Valenture Institute disciplinary policy and procedures.</w:t>
      </w:r>
    </w:p>
    <w:p w:rsidR="00000000" w:rsidDel="00000000" w:rsidP="00000000" w:rsidRDefault="00000000" w:rsidRPr="00000000" w14:paraId="0000011A">
      <w:pPr>
        <w:numPr>
          <w:ilvl w:val="0"/>
          <w:numId w:val="2"/>
        </w:numPr>
        <w:spacing w:after="240" w:before="240" w:lineRule="auto"/>
        <w:ind w:left="425.19685039370086" w:hanging="360"/>
        <w:rPr/>
      </w:pPr>
      <w:r w:rsidDel="00000000" w:rsidR="00000000" w:rsidRPr="00000000">
        <w:rPr>
          <w:rtl w:val="0"/>
        </w:rPr>
        <w:t xml:space="preserve">Beyond internal disciplinary measures, violations of this policy, particularly those involving the misuse of Personal Information, may expose both the individual staff member and the company to significant legal, financial, and reputational liability.</w:t>
      </w:r>
    </w:p>
    <w:p w:rsidR="00000000" w:rsidDel="00000000" w:rsidP="00000000" w:rsidRDefault="00000000" w:rsidRPr="00000000" w14:paraId="0000011B">
      <w:pPr>
        <w:pStyle w:val="Heading2"/>
        <w:keepNext w:val="0"/>
        <w:keepLines w:val="0"/>
        <w:spacing w:before="280" w:lineRule="auto"/>
        <w:ind w:left="-76.53543307086615" w:firstLine="0"/>
        <w:rPr/>
      </w:pPr>
      <w:bookmarkStart w:colFirst="0" w:colLast="0" w:name="_8ui0yj5vvqeb" w:id="47"/>
      <w:bookmarkEnd w:id="47"/>
      <w:r w:rsidDel="00000000" w:rsidR="00000000" w:rsidRPr="00000000">
        <w:rPr>
          <w:rtl w:val="0"/>
        </w:rPr>
        <w:t xml:space="preserve">7.2. Policy Review Process</w:t>
      </w:r>
    </w:p>
    <w:p w:rsidR="00000000" w:rsidDel="00000000" w:rsidP="00000000" w:rsidRDefault="00000000" w:rsidRPr="00000000" w14:paraId="0000011C">
      <w:pPr>
        <w:spacing w:after="240" w:before="240" w:lineRule="auto"/>
        <w:ind w:left="0" w:firstLine="0"/>
        <w:rPr/>
      </w:pPr>
      <w:r w:rsidDel="00000000" w:rsidR="00000000" w:rsidRPr="00000000">
        <w:rPr>
          <w:rtl w:val="0"/>
        </w:rPr>
        <w:t xml:space="preserve">This policy is a living document designed to adapt to the dynamic nature of artificial intelligence.</w:t>
      </w:r>
    </w:p>
    <w:p w:rsidR="00000000" w:rsidDel="00000000" w:rsidP="00000000" w:rsidRDefault="00000000" w:rsidRPr="00000000" w14:paraId="0000011D">
      <w:pPr>
        <w:numPr>
          <w:ilvl w:val="0"/>
          <w:numId w:val="17"/>
        </w:numPr>
        <w:spacing w:after="0" w:afterAutospacing="0" w:before="240" w:lineRule="auto"/>
        <w:ind w:left="425.19685039370086" w:hanging="360"/>
        <w:rPr/>
      </w:pPr>
      <w:r w:rsidDel="00000000" w:rsidR="00000000" w:rsidRPr="00000000">
        <w:rPr>
          <w:rtl w:val="0"/>
        </w:rPr>
        <w:t xml:space="preserve">This policy will be formally reviewed, and if necessary, updated on an annual basis. This review will be conducted by the </w:t>
      </w:r>
      <w:r w:rsidDel="00000000" w:rsidR="00000000" w:rsidRPr="00000000">
        <w:rPr>
          <w:highlight w:val="yellow"/>
          <w:rtl w:val="0"/>
        </w:rPr>
        <w:t xml:space="preserve">AI Ethics Committee</w:t>
      </w:r>
      <w:r w:rsidDel="00000000" w:rsidR="00000000" w:rsidRPr="00000000">
        <w:rPr>
          <w:rtl w:val="0"/>
        </w:rPr>
        <w:t xml:space="preserve"> to ensure the policy remains effective, practical, and compliant with the latest technological standards and legal requirements.</w:t>
      </w:r>
    </w:p>
    <w:p w:rsidR="00000000" w:rsidDel="00000000" w:rsidP="00000000" w:rsidRDefault="00000000" w:rsidRPr="00000000" w14:paraId="0000011E">
      <w:pPr>
        <w:numPr>
          <w:ilvl w:val="0"/>
          <w:numId w:val="17"/>
        </w:numPr>
        <w:spacing w:after="0" w:afterAutospacing="0" w:before="0" w:beforeAutospacing="0" w:lineRule="auto"/>
        <w:ind w:left="425.19685039370086" w:hanging="360"/>
        <w:rPr/>
      </w:pPr>
      <w:r w:rsidDel="00000000" w:rsidR="00000000" w:rsidRPr="00000000">
        <w:rPr>
          <w:rtl w:val="0"/>
        </w:rPr>
        <w:t xml:space="preserve">An ad-hoc review of this policy may also be triggered by significant events, including but not limited to:</w:t>
      </w:r>
    </w:p>
    <w:p w:rsidR="00000000" w:rsidDel="00000000" w:rsidP="00000000" w:rsidRDefault="00000000" w:rsidRPr="00000000" w14:paraId="0000011F">
      <w:pPr>
        <w:numPr>
          <w:ilvl w:val="1"/>
          <w:numId w:val="17"/>
        </w:numPr>
        <w:spacing w:after="0" w:afterAutospacing="0" w:before="0" w:beforeAutospacing="0" w:lineRule="auto"/>
        <w:ind w:left="850.3937007874017" w:hanging="435"/>
        <w:rPr/>
      </w:pPr>
      <w:r w:rsidDel="00000000" w:rsidR="00000000" w:rsidRPr="00000000">
        <w:rPr>
          <w:rtl w:val="0"/>
        </w:rPr>
        <w:t xml:space="preserve">The introduction of new, landmark AI-related legislation or regulations in jurisdictions where we operate.</w:t>
      </w:r>
    </w:p>
    <w:p w:rsidR="00000000" w:rsidDel="00000000" w:rsidP="00000000" w:rsidRDefault="00000000" w:rsidRPr="00000000" w14:paraId="00000120">
      <w:pPr>
        <w:numPr>
          <w:ilvl w:val="1"/>
          <w:numId w:val="17"/>
        </w:numPr>
        <w:spacing w:after="0" w:afterAutospacing="0" w:before="0" w:beforeAutospacing="0" w:lineRule="auto"/>
        <w:ind w:left="850.3937007874017" w:hanging="435"/>
        <w:rPr/>
      </w:pPr>
      <w:r w:rsidDel="00000000" w:rsidR="00000000" w:rsidRPr="00000000">
        <w:rPr>
          <w:rtl w:val="0"/>
        </w:rPr>
        <w:t xml:space="preserve">A major technological advancement that fundamentally alters the risk profile of our approved AI tools.</w:t>
      </w:r>
    </w:p>
    <w:p w:rsidR="00000000" w:rsidDel="00000000" w:rsidP="00000000" w:rsidRDefault="00000000" w:rsidRPr="00000000" w14:paraId="00000121">
      <w:pPr>
        <w:numPr>
          <w:ilvl w:val="1"/>
          <w:numId w:val="17"/>
        </w:numPr>
        <w:spacing w:after="0" w:afterAutospacing="0" w:before="0" w:beforeAutospacing="0" w:lineRule="auto"/>
        <w:ind w:left="850.3937007874017" w:hanging="435"/>
        <w:rPr/>
      </w:pPr>
      <w:r w:rsidDel="00000000" w:rsidR="00000000" w:rsidRPr="00000000">
        <w:rPr>
          <w:rtl w:val="0"/>
        </w:rPr>
        <w:t xml:space="preserve">A significant AI-related security incident or data breach experienced by the company or a major vendor.</w:t>
      </w:r>
    </w:p>
    <w:p w:rsidR="00000000" w:rsidDel="00000000" w:rsidP="00000000" w:rsidRDefault="00000000" w:rsidRPr="00000000" w14:paraId="00000122">
      <w:pPr>
        <w:numPr>
          <w:ilvl w:val="1"/>
          <w:numId w:val="17"/>
        </w:numPr>
        <w:spacing w:after="0" w:afterAutospacing="0" w:before="0" w:beforeAutospacing="0" w:lineRule="auto"/>
        <w:ind w:left="850.3937007874017" w:hanging="435"/>
        <w:rPr/>
      </w:pPr>
      <w:r w:rsidDel="00000000" w:rsidR="00000000" w:rsidRPr="00000000">
        <w:rPr>
          <w:rtl w:val="0"/>
        </w:rPr>
        <w:t xml:space="preserve">Meaningful feedback from Staff Members or stakeholders indicating that the policy is unclear or impractical.</w:t>
      </w:r>
    </w:p>
    <w:p w:rsidR="00000000" w:rsidDel="00000000" w:rsidP="00000000" w:rsidRDefault="00000000" w:rsidRPr="00000000" w14:paraId="00000123">
      <w:pPr>
        <w:numPr>
          <w:ilvl w:val="0"/>
          <w:numId w:val="17"/>
        </w:numPr>
        <w:spacing w:after="240" w:before="0" w:beforeAutospacing="0" w:lineRule="auto"/>
        <w:ind w:left="425.19685039370086" w:hanging="425.19685039370086"/>
        <w:rPr/>
      </w:pPr>
      <w:r w:rsidDel="00000000" w:rsidR="00000000" w:rsidRPr="00000000">
        <w:rPr>
          <w:rtl w:val="0"/>
        </w:rPr>
        <w:t xml:space="preserve">Feedback and suggestions for improving this policy are encouraged from all Staff Members. Such feedback should be directed to the IT Services Manager or any member of the AI Ethics Committee for consideration during the next review cycle.</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948.3070866141725" w:top="1440" w:left="1417.3228346456694" w:right="1440" w:header="720.0000000000001" w:footer="776.69291338582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therine Rode" w:id="6" w:date="2025-08-22T13:47:10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might be useful to add examples of how data could be "sanitized" for input into AI tools, e.g. for getting trends out of NPS survey data</w:t>
      </w:r>
    </w:p>
  </w:comment>
  <w:comment w:author="Catherine Rode" w:id="7" w:date="2025-08-22T13:49:12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needs unpacking</w:t>
      </w:r>
    </w:p>
  </w:comment>
  <w:comment w:author="Catherine Rode" w:id="13" w:date="2025-08-22T13:54:47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I think this depends. e.g. I'm not sure that we need to disclaim that AI assisted with content generation, assuming that the proper degree of human review was applied.</w:t>
      </w:r>
    </w:p>
  </w:comment>
  <w:comment w:author="Al-Ridhaa Khan" w:id="14" w:date="2025-09-10T06:39:35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here it does depend on the situation, I would air on the side of transparency and use a short disclosure like "Portions of this were generated using Gemini Veo, edited and verified by Head of Creative". I can do a short summary table where we can add a few situations along with whether an attribution is required and why. Let me know what you think</w:t>
      </w:r>
    </w:p>
  </w:comment>
  <w:comment w:author="Catherine Rode" w:id="11" w:date="2025-08-22T13:53:38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depends on the level of review and refinement that has been applied. It might not be feasible to disclose every contribution if the use of AI tools is fully integrated into people's workflows.</w:t>
      </w:r>
    </w:p>
  </w:comment>
  <w:comment w:author="Al-Ridhaa Khan" w:id="12" w:date="2025-09-10T06:45:49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on this, I think they key here is transparency vs. practicality. I would say disclosure is not required for minor or assistive use like formatting, refactoring or generating snippets that do not materially change the final output or deliverable however when AI output forms a core component of the final deliverable, it must be disclosed. The guiding principle should be that if the deliverable would look materially different without AI's contribution then it needs to be disclosed</w:t>
      </w:r>
    </w:p>
  </w:comment>
  <w:comment w:id="10" w:date="2025-08-22T13:50:48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Catherine Rode reacted with 👏 at 2025-08-22 13:50 pm</w:t>
      </w:r>
    </w:p>
  </w:comment>
  <w:comment w:author="Catherine Rode" w:id="22" w:date="2025-08-22T14:03:57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needs to be broadened to encompass internal process and requirements doc refinement, appropriate data analysis and other use cases that don't include personal identifiers, but it's definitely not public facing facing info.</w:t>
      </w:r>
    </w:p>
  </w:comment>
  <w:comment w:author="Catherine Rode" w:id="18" w:date="2025-08-22T13:57:27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this mean for our AI-first support model?</w:t>
      </w:r>
    </w:p>
  </w:comment>
  <w:comment w:author="Al-Ridhaa Khan" w:id="19" w:date="2025-09-10T06:57:52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added an extra snippet to this point</w:t>
      </w:r>
    </w:p>
  </w:comment>
  <w:comment w:author="Catherine Rode" w:id="15" w:date="2025-08-22T13:55:43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HR input on this?</w:t>
      </w:r>
    </w:p>
  </w:comment>
  <w:comment w:author="Al-Ridhaa Khan" w:id="16" w:date="2025-09-08T21:36:09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Discussed this with Shayna before her departure, HR would take the lead from us on this</w:t>
      </w:r>
    </w:p>
  </w:comment>
  <w:comment w:author="Catherine Rode" w:id="17" w:date="2025-09-15T09:35:16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can phrase this as any periodic mandatory company training, similar to Cybersecurity. i.e. separate out implementation planning from policy.</w:t>
      </w:r>
    </w:p>
  </w:comment>
  <w:comment w:author="Catherine Rode" w:id="8" w:date="2025-09-15T09:29:41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be careful with our wording not to be too restrictive - There will be cases where humans won't review everything AI does and may only periodically review samples for quality assurance and general improvement, e.g. not every Fin response will be checked by humans, if we auto grade essay questions in Moodle Quizzes, if we introduce AI-assisting grading there might be some types of answers which don't require human review.</w:t>
      </w:r>
    </w:p>
  </w:comment>
  <w:comment w:author="Catherine Rode" w:id="9" w:date="2025-09-15T09:30:31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Perhaps this speaks more to AI-assisted internal deliverables as opposed to AI-powered automations.</w:t>
      </w:r>
    </w:p>
  </w:comment>
  <w:comment w:author="Catherine Rode" w:id="3" w:date="2025-09-15T09:20:50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TBC</w:t>
      </w:r>
    </w:p>
  </w:comment>
  <w:comment w:author="Catherine Rode" w:id="20" w:date="2025-08-22T14:00:3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for generating meeting transcripts</w:t>
      </w:r>
    </w:p>
  </w:comment>
  <w:comment w:author="Catherine Rode" w:id="21" w:date="2025-08-22T14:06:25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 I see this is covered in the detail below... Might be worth consolidating these sections to avoid duplication or confusion.</w:t>
      </w:r>
    </w:p>
  </w:comment>
  <w:comment w:author="Catherine Rode" w:id="2" w:date="2025-08-22T13:36:13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principle needs to be regulatory compliance - I started investigating this for the AI-assisting grading - notes which I made for SIpho's review are here https://docs.google.com/document/d/1Izo_Sz9p_KmIA1A2HoD3LykUtxJ29rgbiJ5onXysS08/edit?usp=sharing</w:t>
      </w:r>
    </w:p>
  </w:comment>
  <w:comment w:author="Catherine Rode" w:id="4" w:date="2025-08-22T13:44:28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this?</w:t>
      </w:r>
    </w:p>
  </w:comment>
  <w:comment w:author="Al-Ridhaa Khan" w:id="5" w:date="2025-09-15T08:40:33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ChatGPT has a function or toggle called "improve the model for everyone" https://help.openai.com/en/articles/5722486-how-your-data-is-used-to-improve-model-performance</w:t>
      </w:r>
    </w:p>
  </w:comment>
  <w:comment w:author="Catherine Rode" w:id="0" w:date="2025-08-22T13:31:31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also cover what transparency is required for user-facing use of AI, i.e. Fin support, AI tutor, and in the future, potentially AI-assisted grading. To check what was explored for the AI Tutor which Tracy also got involved with.</w:t>
      </w:r>
    </w:p>
  </w:comment>
  <w:comment w:author="Al-Ridhaa Khan" w:id="1" w:date="2025-09-08T21:19:10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this Cathy, this transparency does involve built in disclaimers as well as updates to our school privacy policy to fill these gaps. Happy to review the documentation that Tracy reviewed so that I can incorporate pertinent information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right"/>
      <w:rPr>
        <w:color w:val="d9d9d9"/>
      </w:rPr>
    </w:pPr>
    <w:r w:rsidDel="00000000" w:rsidR="00000000" w:rsidRPr="00000000">
      <w:rPr>
        <w:color w:val="d9d9d9"/>
        <w:rtl w:val="0"/>
      </w:rPr>
      <w:t xml:space="preserve">Page </w:t>
    </w:r>
    <w:r w:rsidDel="00000000" w:rsidR="00000000" w:rsidRPr="00000000">
      <w:rPr>
        <w:color w:val="d9d9d9"/>
      </w:rPr>
      <w:fldChar w:fldCharType="begin"/>
      <w:instrText xml:space="preserve">PAGE</w:instrText>
      <w:fldChar w:fldCharType="separate"/>
      <w:fldChar w:fldCharType="end"/>
    </w:r>
    <w:r w:rsidDel="00000000" w:rsidR="00000000" w:rsidRPr="00000000">
      <w:rPr>
        <w:color w:val="d9d9d9"/>
        <w:rtl w:val="0"/>
      </w:rPr>
      <w:t xml:space="preserve"> of </w:t>
    </w:r>
    <w:r w:rsidDel="00000000" w:rsidR="00000000" w:rsidRPr="00000000">
      <w:rPr>
        <w:color w:val="d9d9d9"/>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spacing w:line="240" w:lineRule="auto"/>
      <w:rPr>
        <w:sz w:val="2"/>
        <w:szCs w:val="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-590548</wp:posOffset>
          </wp:positionH>
          <wp:positionV relativeFrom="paragraph">
            <wp:posOffset>19052</wp:posOffset>
          </wp:positionV>
          <wp:extent cx="412446" cy="51911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12446" cy="519113"/>
                  </a:xfrm>
                  <a:prstGeom prst="rect"/>
                  <a:ln/>
                </pic:spPr>
              </pic:pic>
            </a:graphicData>
          </a:graphic>
        </wp:anchor>
      </w:drawing>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spacing w:after="0" w:line="240" w:lineRule="auto"/>
      <w:jc w:val="left"/>
      <w:rPr>
        <w:sz w:val="2"/>
        <w:szCs w:val="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-590548</wp:posOffset>
          </wp:positionH>
          <wp:positionV relativeFrom="paragraph">
            <wp:posOffset>-9522</wp:posOffset>
          </wp:positionV>
          <wp:extent cx="412446" cy="51911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12446" cy="519113"/>
                  </a:xfrm>
                  <a:prstGeom prst="rect"/>
                  <a:ln/>
                </pic:spPr>
              </pic:pic>
            </a:graphicData>
          </a:graphic>
        </wp:anchor>
      </w:drawing>
    </w:r>
  </w:p>
  <w:p w:rsidR="00000000" w:rsidDel="00000000" w:rsidP="00000000" w:rsidRDefault="00000000" w:rsidRPr="00000000" w14:paraId="00000128">
    <w:pPr>
      <w:spacing w:after="160" w:line="240" w:lineRule="auto"/>
      <w:jc w:val="center"/>
      <w:rPr>
        <w:sz w:val="2"/>
        <w:szCs w:val="2"/>
      </w:rPr>
    </w:pPr>
    <w:r w:rsidDel="00000000" w:rsidR="00000000" w:rsidRPr="00000000">
      <w:rPr>
        <w:rtl w:val="0"/>
      </w:rPr>
    </w:r>
  </w:p>
  <w:tbl>
    <w:tblPr>
      <w:tblStyle w:val="Table4"/>
      <w:tblW w:w="11920.0" w:type="dxa"/>
      <w:jc w:val="left"/>
      <w:tblInd w:w="-1440.0" w:type="dxa"/>
      <w:tblLayout w:type="fixed"/>
      <w:tblLook w:val="0600"/>
    </w:tblPr>
    <w:tblGrid>
      <w:gridCol w:w="6520"/>
      <w:gridCol w:w="5400"/>
      <w:tblGridChange w:id="0">
        <w:tblGrid>
          <w:gridCol w:w="6520"/>
          <w:gridCol w:w="540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282828"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129">
          <w:pPr>
            <w:widowControl w:val="0"/>
            <w:spacing w:after="160" w:line="240" w:lineRule="auto"/>
            <w:jc w:val="both"/>
            <w:rPr>
              <w:color w:val="ffffff"/>
              <w:sz w:val="24"/>
              <w:szCs w:val="24"/>
            </w:rPr>
          </w:pPr>
          <w:r w:rsidDel="00000000" w:rsidR="00000000" w:rsidRPr="00000000">
            <w:rPr>
              <w:color w:val="ffffff"/>
              <w:sz w:val="24"/>
              <w:szCs w:val="24"/>
              <w:rtl w:val="0"/>
            </w:rPr>
            <w:t xml:space="preserve">   VALENTURE INSTITUTE</w:t>
          </w:r>
        </w:p>
      </w:tc>
      <w:tc>
        <w:tcPr>
          <w:tcBorders>
            <w:top w:color="000000" w:space="0" w:sz="0" w:val="nil"/>
            <w:left w:color="000000" w:space="0" w:sz="0" w:val="nil"/>
            <w:bottom w:color="000000" w:space="0" w:sz="0" w:val="nil"/>
            <w:right w:color="000000" w:space="0" w:sz="0" w:val="nil"/>
          </w:tcBorders>
          <w:shd w:fill="ceb537"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12A">
          <w:pPr>
            <w:widowControl w:val="0"/>
            <w:spacing w:after="160" w:line="240" w:lineRule="auto"/>
            <w:jc w:val="both"/>
            <w:rPr>
              <w:color w:val="ffffff"/>
              <w:sz w:val="24"/>
              <w:szCs w:val="24"/>
            </w:rPr>
          </w:pPr>
          <w:r w:rsidDel="00000000" w:rsidR="00000000" w:rsidRPr="00000000">
            <w:rPr>
              <w:color w:val="ffffff"/>
              <w:sz w:val="24"/>
              <w:szCs w:val="24"/>
              <w:rtl w:val="0"/>
            </w:rPr>
            <w:t xml:space="preserve">RESPONSIBLE AI USE, ETHICS, PRINCIPLES AND COMPLIANCE POLICY</w:t>
          </w:r>
        </w:p>
      </w:tc>
    </w:tr>
  </w:tbl>
  <w:p w:rsidR="00000000" w:rsidDel="00000000" w:rsidP="00000000" w:rsidRDefault="00000000" w:rsidRPr="00000000" w14:paraId="000001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_GB"/>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color w:val="ceb537"/>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120" w:before="400" w:line="276" w:lineRule="auto"/>
      <w:jc w:val="center"/>
    </w:pPr>
    <w:rPr>
      <w:b w:val="1"/>
      <w:color w:val="666666"/>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